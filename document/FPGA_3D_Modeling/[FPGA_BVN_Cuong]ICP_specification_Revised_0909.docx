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EA8CE5" w14:textId="77777777" w:rsidR="00AF5751" w:rsidRPr="006E199A" w:rsidRDefault="00AF5751" w:rsidP="00566907">
      <w:pPr>
        <w:spacing w:after="120"/>
        <w:rPr>
          <w:rFonts w:asciiTheme="majorHAnsi" w:hAnsiTheme="majorHAnsi" w:cstheme="majorHAnsi"/>
          <w:b/>
        </w:rPr>
      </w:pPr>
    </w:p>
    <w:p w14:paraId="5E83CFFE" w14:textId="47379555" w:rsidR="006D61E9" w:rsidRPr="006E199A" w:rsidRDefault="006D61E9" w:rsidP="00566907">
      <w:pPr>
        <w:spacing w:after="120"/>
        <w:rPr>
          <w:rFonts w:asciiTheme="majorHAnsi" w:hAnsiTheme="majorHAnsi" w:cstheme="majorHAnsi"/>
          <w:b/>
        </w:rPr>
      </w:pPr>
    </w:p>
    <w:p w14:paraId="712FE365" w14:textId="77777777" w:rsidR="00AF5751" w:rsidRPr="006E199A" w:rsidRDefault="00AF5751" w:rsidP="00566907">
      <w:pPr>
        <w:spacing w:after="120"/>
        <w:rPr>
          <w:rFonts w:asciiTheme="majorHAnsi" w:hAnsiTheme="majorHAnsi" w:cstheme="majorHAnsi"/>
          <w:b/>
        </w:rPr>
      </w:pPr>
    </w:p>
    <w:p w14:paraId="15DA807A" w14:textId="46E5C5E6" w:rsidR="006D61E9" w:rsidRPr="006E199A" w:rsidRDefault="006D61E9" w:rsidP="00566907">
      <w:pPr>
        <w:spacing w:after="120"/>
        <w:jc w:val="center"/>
        <w:rPr>
          <w:rFonts w:asciiTheme="majorHAnsi" w:hAnsiTheme="majorHAnsi" w:cstheme="majorHAnsi"/>
          <w:b/>
        </w:rPr>
      </w:pPr>
      <w:r w:rsidRPr="006E199A">
        <w:rPr>
          <w:rFonts w:asciiTheme="majorHAnsi" w:hAnsiTheme="majorHAnsi" w:cstheme="majorHAnsi"/>
          <w:noProof/>
        </w:rPr>
        <w:drawing>
          <wp:inline distT="0" distB="0" distL="0" distR="0" wp14:anchorId="77E5DBB9" wp14:editId="482B39E0">
            <wp:extent cx="2743200" cy="2125980"/>
            <wp:effectExtent l="0" t="0" r="0" b="7620"/>
            <wp:docPr id="40" name="Picture 40" descr="D:\Working\fpga3\tof_l\tof_streamer_win\tof_system v1.0\3 - tof-3dviewer_v1.0\3dviewer src - 20200514\Assets\Image\brycen-vietn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ing\fpga3\tof_l\tof_streamer_win\tof_system v1.0\3 - tof-3dviewer_v1.0\3dviewer src - 20200514\Assets\Image\brycen-vietnam-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125980"/>
                    </a:xfrm>
                    <a:prstGeom prst="rect">
                      <a:avLst/>
                    </a:prstGeom>
                    <a:noFill/>
                    <a:ln>
                      <a:noFill/>
                    </a:ln>
                  </pic:spPr>
                </pic:pic>
              </a:graphicData>
            </a:graphic>
          </wp:inline>
        </w:drawing>
      </w:r>
    </w:p>
    <w:p w14:paraId="1F7C374E" w14:textId="77777777" w:rsidR="006D61E9" w:rsidRPr="006E199A" w:rsidDel="006D45B7" w:rsidRDefault="006D61E9" w:rsidP="00566907">
      <w:pPr>
        <w:spacing w:after="120"/>
        <w:jc w:val="center"/>
        <w:rPr>
          <w:rFonts w:asciiTheme="majorHAnsi" w:hAnsiTheme="majorHAnsi" w:cstheme="majorHAnsi"/>
          <w:sz w:val="44"/>
          <w:szCs w:val="44"/>
          <w:shd w:val="clear" w:color="auto" w:fill="FDFDFD"/>
        </w:rPr>
      </w:pPr>
      <w:r w:rsidRPr="006E199A" w:rsidDel="006D45B7">
        <w:rPr>
          <w:rFonts w:asciiTheme="majorHAnsi" w:hAnsiTheme="majorHAnsi" w:cstheme="majorHAnsi"/>
          <w:sz w:val="40"/>
          <w:szCs w:val="44"/>
          <w:shd w:val="clear" w:color="auto" w:fill="FFFFFF"/>
        </w:rPr>
        <w:t>Software specifications</w:t>
      </w:r>
    </w:p>
    <w:p w14:paraId="248F5884" w14:textId="777D5F56" w:rsidR="006D61E9" w:rsidRPr="006E199A" w:rsidRDefault="006D61E9" w:rsidP="00566907">
      <w:pPr>
        <w:spacing w:after="120"/>
        <w:jc w:val="center"/>
        <w:rPr>
          <w:rFonts w:asciiTheme="majorHAnsi" w:hAnsiTheme="majorHAnsi" w:cstheme="majorHAnsi"/>
          <w:noProof/>
        </w:rPr>
      </w:pPr>
      <w:r w:rsidRPr="006E199A">
        <w:rPr>
          <w:rFonts w:asciiTheme="majorHAnsi" w:hAnsiTheme="majorHAnsi" w:cstheme="majorHAnsi"/>
          <w:b/>
          <w:sz w:val="44"/>
          <w:szCs w:val="44"/>
          <w:shd w:val="clear" w:color="auto" w:fill="FDFDFD"/>
        </w:rPr>
        <w:t>TOF CAMERA FUNCTION LIBRARY</w:t>
      </w:r>
    </w:p>
    <w:p w14:paraId="538C0D2D" w14:textId="77777777" w:rsidR="006D61E9" w:rsidRPr="006E199A" w:rsidRDefault="006D61E9" w:rsidP="00566907">
      <w:pPr>
        <w:spacing w:after="120"/>
        <w:jc w:val="center"/>
        <w:rPr>
          <w:rFonts w:asciiTheme="majorHAnsi" w:hAnsiTheme="majorHAnsi" w:cstheme="majorHAnsi"/>
          <w:i/>
          <w:sz w:val="32"/>
          <w:szCs w:val="32"/>
        </w:rPr>
      </w:pPr>
      <w:r w:rsidRPr="006E199A">
        <w:rPr>
          <w:rFonts w:asciiTheme="majorHAnsi" w:hAnsiTheme="majorHAnsi" w:cstheme="majorHAnsi"/>
          <w:i/>
          <w:sz w:val="32"/>
          <w:szCs w:val="32"/>
        </w:rPr>
        <w:t>Point Cloud Merge Function</w:t>
      </w:r>
    </w:p>
    <w:p w14:paraId="4714C643" w14:textId="256E376A" w:rsidR="00FF1D8A" w:rsidRPr="006E199A" w:rsidRDefault="006D61E9" w:rsidP="00566907">
      <w:pPr>
        <w:spacing w:after="120"/>
        <w:jc w:val="center"/>
        <w:rPr>
          <w:rFonts w:asciiTheme="majorHAnsi" w:hAnsiTheme="majorHAnsi" w:cstheme="majorHAnsi"/>
          <w:i/>
          <w:sz w:val="32"/>
          <w:szCs w:val="32"/>
        </w:rPr>
      </w:pPr>
      <w:r w:rsidRPr="006E199A">
        <w:rPr>
          <w:rFonts w:asciiTheme="majorHAnsi" w:hAnsiTheme="majorHAnsi" w:cstheme="majorHAnsi"/>
          <w:i/>
          <w:sz w:val="32"/>
          <w:szCs w:val="32"/>
        </w:rPr>
        <w:t xml:space="preserve">Point Cloud </w:t>
      </w:r>
      <w:r w:rsidR="00667597" w:rsidRPr="006E199A">
        <w:rPr>
          <w:rFonts w:asciiTheme="majorHAnsi" w:hAnsiTheme="majorHAnsi" w:cstheme="majorHAnsi"/>
          <w:i/>
          <w:sz w:val="32"/>
          <w:szCs w:val="32"/>
        </w:rPr>
        <w:t>to</w:t>
      </w:r>
      <w:r w:rsidRPr="006E199A">
        <w:rPr>
          <w:rFonts w:asciiTheme="majorHAnsi" w:hAnsiTheme="majorHAnsi" w:cstheme="majorHAnsi"/>
          <w:i/>
          <w:sz w:val="32"/>
          <w:szCs w:val="32"/>
        </w:rPr>
        <w:t xml:space="preserve"> Polygon Conversion</w:t>
      </w:r>
      <w:r w:rsidR="00CD1320" w:rsidRPr="006E199A">
        <w:rPr>
          <w:rFonts w:asciiTheme="majorHAnsi" w:hAnsiTheme="majorHAnsi" w:cstheme="majorHAnsi"/>
          <w:i/>
          <w:sz w:val="32"/>
          <w:szCs w:val="32"/>
        </w:rPr>
        <w:t xml:space="preserve"> Function</w:t>
      </w:r>
    </w:p>
    <w:p w14:paraId="5FD4015A" w14:textId="794490CB" w:rsidR="00FF1D8A" w:rsidRPr="006E199A" w:rsidRDefault="00FF1D8A" w:rsidP="00566907">
      <w:pPr>
        <w:spacing w:after="120"/>
        <w:jc w:val="center"/>
        <w:rPr>
          <w:rFonts w:asciiTheme="majorHAnsi" w:hAnsiTheme="majorHAnsi" w:cstheme="majorHAnsi"/>
          <w:i/>
          <w:sz w:val="32"/>
          <w:szCs w:val="32"/>
        </w:rPr>
      </w:pPr>
    </w:p>
    <w:p w14:paraId="5673A744" w14:textId="6BE0A451" w:rsidR="00AF5751" w:rsidRPr="006E199A" w:rsidRDefault="00AF5751" w:rsidP="00566907">
      <w:pPr>
        <w:spacing w:after="120"/>
        <w:jc w:val="center"/>
        <w:rPr>
          <w:rFonts w:asciiTheme="majorHAnsi" w:hAnsiTheme="majorHAnsi" w:cstheme="majorHAnsi"/>
          <w:i/>
          <w:sz w:val="32"/>
          <w:szCs w:val="32"/>
        </w:rPr>
      </w:pPr>
    </w:p>
    <w:p w14:paraId="240C97A3" w14:textId="77777777" w:rsidR="00933EE0" w:rsidRPr="006E199A" w:rsidRDefault="00933EE0" w:rsidP="00566907">
      <w:pPr>
        <w:spacing w:after="120"/>
        <w:jc w:val="center"/>
        <w:rPr>
          <w:rFonts w:asciiTheme="majorHAnsi" w:hAnsiTheme="majorHAnsi" w:cstheme="majorHAnsi"/>
          <w:i/>
          <w:sz w:val="32"/>
          <w:szCs w:val="32"/>
        </w:rPr>
      </w:pPr>
    </w:p>
    <w:p w14:paraId="28997FF3" w14:textId="77777777" w:rsidR="00FF1D8A" w:rsidRPr="006E199A" w:rsidRDefault="00FF1D8A" w:rsidP="00566907">
      <w:pPr>
        <w:spacing w:after="120"/>
        <w:jc w:val="center"/>
        <w:rPr>
          <w:rFonts w:asciiTheme="majorHAnsi" w:hAnsiTheme="majorHAnsi" w:cstheme="majorHAnsi"/>
          <w:i/>
          <w:sz w:val="32"/>
          <w:szCs w:val="32"/>
        </w:rPr>
      </w:pPr>
    </w:p>
    <w:p w14:paraId="13260938" w14:textId="121BDE04" w:rsidR="00FF1D8A" w:rsidRPr="006E199A" w:rsidRDefault="00FF1D8A" w:rsidP="00566907">
      <w:pPr>
        <w:spacing w:after="120"/>
        <w:jc w:val="center"/>
        <w:rPr>
          <w:rFonts w:asciiTheme="majorHAnsi" w:hAnsiTheme="majorHAnsi" w:cstheme="majorHAnsi"/>
          <w:i/>
          <w:sz w:val="32"/>
          <w:szCs w:val="32"/>
        </w:rPr>
      </w:pPr>
    </w:p>
    <w:p w14:paraId="3356FDBB" w14:textId="623147E1" w:rsidR="0009111C" w:rsidRPr="006E199A" w:rsidRDefault="0009111C" w:rsidP="00566907">
      <w:pPr>
        <w:spacing w:after="120"/>
        <w:jc w:val="center"/>
        <w:rPr>
          <w:rFonts w:asciiTheme="majorHAnsi" w:hAnsiTheme="majorHAnsi" w:cstheme="majorHAnsi"/>
          <w:i/>
          <w:sz w:val="32"/>
          <w:szCs w:val="32"/>
        </w:rPr>
      </w:pPr>
    </w:p>
    <w:p w14:paraId="1389DE0B" w14:textId="757DD0D1" w:rsidR="00FF1D8A" w:rsidRPr="006E199A" w:rsidRDefault="00FF1D8A" w:rsidP="00566907">
      <w:pPr>
        <w:spacing w:after="120"/>
        <w:jc w:val="center"/>
        <w:rPr>
          <w:rFonts w:asciiTheme="majorHAnsi" w:hAnsiTheme="majorHAnsi" w:cstheme="majorHAnsi"/>
          <w:sz w:val="28"/>
          <w:szCs w:val="28"/>
          <w:lang w:eastAsia="ja-JP"/>
        </w:rPr>
      </w:pPr>
      <w:r w:rsidRPr="006E199A">
        <w:rPr>
          <w:rFonts w:asciiTheme="majorHAnsi" w:hAnsiTheme="majorHAnsi" w:cstheme="majorHAnsi"/>
          <w:sz w:val="28"/>
          <w:szCs w:val="28"/>
        </w:rPr>
        <w:t>2020/0</w:t>
      </w:r>
      <w:r w:rsidR="00F14C6F" w:rsidRPr="006E199A">
        <w:rPr>
          <w:rFonts w:asciiTheme="majorHAnsi" w:hAnsiTheme="majorHAnsi" w:cstheme="majorHAnsi"/>
          <w:sz w:val="28"/>
          <w:szCs w:val="28"/>
        </w:rPr>
        <w:t>8</w:t>
      </w:r>
      <w:r w:rsidRPr="006E199A">
        <w:rPr>
          <w:rFonts w:asciiTheme="majorHAnsi" w:hAnsiTheme="majorHAnsi" w:cstheme="majorHAnsi"/>
          <w:sz w:val="28"/>
          <w:szCs w:val="28"/>
        </w:rPr>
        <w:t>/</w:t>
      </w:r>
      <w:r w:rsidR="00F14C6F" w:rsidRPr="006E199A">
        <w:rPr>
          <w:rFonts w:asciiTheme="majorHAnsi" w:hAnsiTheme="majorHAnsi" w:cstheme="majorHAnsi"/>
          <w:sz w:val="28"/>
          <w:szCs w:val="28"/>
        </w:rPr>
        <w:t>26</w:t>
      </w:r>
      <w:r w:rsidRPr="006E199A">
        <w:rPr>
          <w:rFonts w:asciiTheme="majorHAnsi" w:hAnsiTheme="majorHAnsi" w:cstheme="majorHAnsi"/>
          <w:sz w:val="28"/>
          <w:szCs w:val="28"/>
        </w:rPr>
        <w:t xml:space="preserve"> Version: 1.</w:t>
      </w:r>
      <w:r w:rsidR="00F14C6F" w:rsidRPr="006E199A">
        <w:rPr>
          <w:rFonts w:asciiTheme="majorHAnsi" w:hAnsiTheme="majorHAnsi" w:cstheme="majorHAnsi"/>
          <w:sz w:val="28"/>
          <w:szCs w:val="28"/>
        </w:rPr>
        <w:t>1</w:t>
      </w:r>
    </w:p>
    <w:p w14:paraId="52069FBA" w14:textId="0ADBE505" w:rsidR="006D61E9" w:rsidRPr="006E199A" w:rsidRDefault="00FF1D8A" w:rsidP="00566907">
      <w:pPr>
        <w:spacing w:after="120"/>
        <w:jc w:val="center"/>
        <w:rPr>
          <w:rFonts w:asciiTheme="majorHAnsi" w:hAnsiTheme="majorHAnsi" w:cstheme="majorHAnsi"/>
          <w:b/>
        </w:rPr>
      </w:pPr>
      <w:r w:rsidRPr="006E199A">
        <w:rPr>
          <w:rFonts w:asciiTheme="majorHAnsi" w:hAnsiTheme="majorHAnsi" w:cstheme="majorHAnsi"/>
          <w:sz w:val="28"/>
          <w:szCs w:val="28"/>
        </w:rPr>
        <w:t>Brycen Co., Ltd</w:t>
      </w:r>
      <w:r w:rsidR="006D61E9" w:rsidRPr="006E199A">
        <w:rPr>
          <w:rFonts w:asciiTheme="majorHAnsi" w:hAnsiTheme="majorHAnsi" w:cstheme="majorHAnsi"/>
          <w:b/>
        </w:rPr>
        <w:br w:type="page"/>
      </w:r>
    </w:p>
    <w:p w14:paraId="7FC0D71C" w14:textId="55E87613" w:rsidR="00E75700" w:rsidRPr="006E199A" w:rsidRDefault="00E75700" w:rsidP="007F0C3C">
      <w:pPr>
        <w:spacing w:after="120"/>
        <w:rPr>
          <w:rFonts w:asciiTheme="majorHAnsi" w:hAnsiTheme="majorHAnsi" w:cstheme="majorHAnsi"/>
          <w:b/>
        </w:rPr>
      </w:pPr>
      <w:r w:rsidRPr="006E199A">
        <w:rPr>
          <w:rFonts w:asciiTheme="majorHAnsi" w:hAnsiTheme="majorHAnsi" w:cstheme="majorHAnsi"/>
          <w:b/>
        </w:rPr>
        <w:lastRenderedPageBreak/>
        <w:t>Revision History</w:t>
      </w:r>
    </w:p>
    <w:tbl>
      <w:tblPr>
        <w:tblStyle w:val="TableGrid"/>
        <w:tblW w:w="9464" w:type="dxa"/>
        <w:jc w:val="center"/>
        <w:tblLook w:val="04A0" w:firstRow="1" w:lastRow="0" w:firstColumn="1" w:lastColumn="0" w:noHBand="0" w:noVBand="1"/>
      </w:tblPr>
      <w:tblGrid>
        <w:gridCol w:w="915"/>
        <w:gridCol w:w="1461"/>
        <w:gridCol w:w="4678"/>
        <w:gridCol w:w="2410"/>
      </w:tblGrid>
      <w:tr w:rsidR="00313BA6" w:rsidRPr="006E199A" w14:paraId="479E3C7D" w14:textId="52FC4CCA" w:rsidTr="009950C3">
        <w:trPr>
          <w:trHeight w:val="339"/>
          <w:jc w:val="center"/>
        </w:trPr>
        <w:tc>
          <w:tcPr>
            <w:tcW w:w="915" w:type="dxa"/>
            <w:vAlign w:val="center"/>
          </w:tcPr>
          <w:p w14:paraId="0274FDB4" w14:textId="3EF63F51"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Version</w:t>
            </w:r>
          </w:p>
        </w:tc>
        <w:tc>
          <w:tcPr>
            <w:tcW w:w="1461" w:type="dxa"/>
            <w:vAlign w:val="center"/>
          </w:tcPr>
          <w:p w14:paraId="637EE0DF" w14:textId="77777777"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Date</w:t>
            </w:r>
          </w:p>
        </w:tc>
        <w:tc>
          <w:tcPr>
            <w:tcW w:w="4678" w:type="dxa"/>
            <w:vAlign w:val="center"/>
          </w:tcPr>
          <w:p w14:paraId="1585C333" w14:textId="0CD9085D" w:rsidR="00313BA6" w:rsidRPr="006E199A" w:rsidRDefault="00313BA6" w:rsidP="00313BA6">
            <w:pPr>
              <w:spacing w:after="120"/>
              <w:jc w:val="center"/>
              <w:rPr>
                <w:rFonts w:asciiTheme="majorHAnsi" w:hAnsiTheme="majorHAnsi" w:cstheme="majorHAnsi"/>
                <w:b/>
              </w:rPr>
            </w:pPr>
            <w:r w:rsidRPr="006E199A">
              <w:rPr>
                <w:rFonts w:asciiTheme="majorHAnsi" w:hAnsiTheme="majorHAnsi" w:cstheme="majorHAnsi"/>
                <w:b/>
              </w:rPr>
              <w:t>Revised parts and contents</w:t>
            </w:r>
          </w:p>
        </w:tc>
        <w:tc>
          <w:tcPr>
            <w:tcW w:w="2410" w:type="dxa"/>
            <w:vAlign w:val="center"/>
          </w:tcPr>
          <w:p w14:paraId="341AC111" w14:textId="0104B88F" w:rsidR="00313BA6" w:rsidRPr="006E199A" w:rsidRDefault="00313BA6" w:rsidP="001761B1">
            <w:pPr>
              <w:spacing w:after="120"/>
              <w:ind w:rightChars="-40" w:right="-88"/>
              <w:jc w:val="center"/>
              <w:rPr>
                <w:rFonts w:asciiTheme="majorHAnsi" w:hAnsiTheme="majorHAnsi" w:cstheme="majorHAnsi"/>
                <w:b/>
              </w:rPr>
            </w:pPr>
            <w:r w:rsidRPr="006E199A">
              <w:rPr>
                <w:rFonts w:asciiTheme="majorHAnsi" w:hAnsiTheme="majorHAnsi" w:cstheme="majorHAnsi"/>
                <w:b/>
              </w:rPr>
              <w:t>Writer</w:t>
            </w:r>
          </w:p>
        </w:tc>
      </w:tr>
      <w:tr w:rsidR="00313BA6" w:rsidRPr="006E199A" w14:paraId="72956B03" w14:textId="016D814C" w:rsidTr="009950C3">
        <w:trPr>
          <w:trHeight w:val="339"/>
          <w:jc w:val="center"/>
        </w:trPr>
        <w:tc>
          <w:tcPr>
            <w:tcW w:w="915" w:type="dxa"/>
            <w:vAlign w:val="center"/>
          </w:tcPr>
          <w:p w14:paraId="6B16BF14" w14:textId="07E7CA04" w:rsidR="00313BA6" w:rsidRPr="006E199A" w:rsidRDefault="00313BA6" w:rsidP="00B05ABC">
            <w:pPr>
              <w:spacing w:after="120"/>
              <w:jc w:val="center"/>
              <w:rPr>
                <w:rFonts w:asciiTheme="majorHAnsi" w:hAnsiTheme="majorHAnsi" w:cstheme="majorHAnsi"/>
              </w:rPr>
            </w:pPr>
            <w:r w:rsidRPr="006E199A">
              <w:rPr>
                <w:rFonts w:asciiTheme="majorHAnsi" w:hAnsiTheme="majorHAnsi" w:cstheme="majorHAnsi"/>
              </w:rPr>
              <w:t>1.0</w:t>
            </w:r>
          </w:p>
        </w:tc>
        <w:tc>
          <w:tcPr>
            <w:tcW w:w="1461" w:type="dxa"/>
            <w:vAlign w:val="center"/>
          </w:tcPr>
          <w:p w14:paraId="5F1983EF" w14:textId="7777777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06, 2020</w:t>
            </w:r>
          </w:p>
        </w:tc>
        <w:tc>
          <w:tcPr>
            <w:tcW w:w="4678" w:type="dxa"/>
            <w:vAlign w:val="center"/>
          </w:tcPr>
          <w:p w14:paraId="70E74029" w14:textId="7777777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Fist version</w:t>
            </w:r>
          </w:p>
        </w:tc>
        <w:tc>
          <w:tcPr>
            <w:tcW w:w="2410" w:type="dxa"/>
            <w:vAlign w:val="center"/>
          </w:tcPr>
          <w:p w14:paraId="6105E519" w14:textId="2D28E3D9"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313BA6" w:rsidRPr="006E199A" w14:paraId="435FE112" w14:textId="3A32DB88" w:rsidTr="009950C3">
        <w:trPr>
          <w:trHeight w:val="328"/>
          <w:jc w:val="center"/>
        </w:trPr>
        <w:tc>
          <w:tcPr>
            <w:tcW w:w="915" w:type="dxa"/>
            <w:vAlign w:val="center"/>
          </w:tcPr>
          <w:p w14:paraId="30D84511" w14:textId="77777777" w:rsidR="00313BA6" w:rsidRPr="006E199A" w:rsidRDefault="00313BA6" w:rsidP="00B05ABC">
            <w:pPr>
              <w:spacing w:after="120"/>
              <w:jc w:val="center"/>
              <w:rPr>
                <w:rFonts w:asciiTheme="majorHAnsi" w:hAnsiTheme="majorHAnsi" w:cstheme="majorHAnsi"/>
              </w:rPr>
            </w:pPr>
          </w:p>
        </w:tc>
        <w:tc>
          <w:tcPr>
            <w:tcW w:w="1461" w:type="dxa"/>
            <w:vAlign w:val="center"/>
          </w:tcPr>
          <w:p w14:paraId="501A678E" w14:textId="6937389D"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09, 2020</w:t>
            </w:r>
          </w:p>
        </w:tc>
        <w:tc>
          <w:tcPr>
            <w:tcW w:w="4678" w:type="dxa"/>
            <w:vAlign w:val="center"/>
          </w:tcPr>
          <w:p w14:paraId="20038DB3" w14:textId="6B24D787"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Edit content</w:t>
            </w:r>
          </w:p>
        </w:tc>
        <w:tc>
          <w:tcPr>
            <w:tcW w:w="2410" w:type="dxa"/>
            <w:vAlign w:val="center"/>
          </w:tcPr>
          <w:p w14:paraId="4C1CC17A" w14:textId="14B9C185"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313BA6" w:rsidRPr="006E199A" w14:paraId="77C4BA89" w14:textId="063753B2" w:rsidTr="009950C3">
        <w:trPr>
          <w:trHeight w:val="339"/>
          <w:jc w:val="center"/>
        </w:trPr>
        <w:tc>
          <w:tcPr>
            <w:tcW w:w="915" w:type="dxa"/>
            <w:vAlign w:val="center"/>
          </w:tcPr>
          <w:p w14:paraId="39773B64" w14:textId="77777777" w:rsidR="00313BA6" w:rsidRPr="006E199A" w:rsidRDefault="00313BA6" w:rsidP="00B05ABC">
            <w:pPr>
              <w:spacing w:after="120"/>
              <w:jc w:val="center"/>
              <w:rPr>
                <w:rFonts w:asciiTheme="majorHAnsi" w:hAnsiTheme="majorHAnsi" w:cstheme="majorHAnsi"/>
              </w:rPr>
            </w:pPr>
          </w:p>
        </w:tc>
        <w:tc>
          <w:tcPr>
            <w:tcW w:w="1461" w:type="dxa"/>
            <w:vAlign w:val="center"/>
          </w:tcPr>
          <w:p w14:paraId="3EE1ED8C" w14:textId="6E2EB8EC"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July 13, 2020</w:t>
            </w:r>
          </w:p>
        </w:tc>
        <w:tc>
          <w:tcPr>
            <w:tcW w:w="4678" w:type="dxa"/>
            <w:vAlign w:val="center"/>
          </w:tcPr>
          <w:p w14:paraId="7C62DCFC" w14:textId="3DE10EC3" w:rsidR="00313BA6" w:rsidRPr="006E199A" w:rsidRDefault="00313BA6" w:rsidP="00313BA6">
            <w:pPr>
              <w:spacing w:after="120"/>
              <w:rPr>
                <w:rFonts w:asciiTheme="majorHAnsi" w:hAnsiTheme="majorHAnsi" w:cstheme="majorHAnsi"/>
              </w:rPr>
            </w:pPr>
            <w:r w:rsidRPr="006E199A">
              <w:rPr>
                <w:rFonts w:asciiTheme="majorHAnsi" w:hAnsiTheme="majorHAnsi" w:cstheme="majorHAnsi"/>
              </w:rPr>
              <w:t>Edit content</w:t>
            </w:r>
          </w:p>
        </w:tc>
        <w:tc>
          <w:tcPr>
            <w:tcW w:w="2410" w:type="dxa"/>
            <w:vAlign w:val="center"/>
          </w:tcPr>
          <w:p w14:paraId="13927622" w14:textId="3541C773" w:rsidR="00313BA6" w:rsidRPr="006E199A" w:rsidRDefault="00313BA6" w:rsidP="001761B1">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494582" w:rsidRPr="006E199A" w14:paraId="774CB3D1" w14:textId="77777777" w:rsidTr="009950C3">
        <w:trPr>
          <w:trHeight w:val="339"/>
          <w:jc w:val="center"/>
        </w:trPr>
        <w:tc>
          <w:tcPr>
            <w:tcW w:w="915" w:type="dxa"/>
            <w:vAlign w:val="center"/>
          </w:tcPr>
          <w:p w14:paraId="0624D0AA" w14:textId="5AD422A1" w:rsidR="00494582" w:rsidRPr="006E199A" w:rsidRDefault="00494582" w:rsidP="003F53C7">
            <w:pPr>
              <w:spacing w:after="120"/>
              <w:jc w:val="center"/>
              <w:rPr>
                <w:rFonts w:asciiTheme="majorHAnsi" w:hAnsiTheme="majorHAnsi" w:cstheme="majorHAnsi"/>
                <w:lang w:eastAsia="ja-JP"/>
              </w:rPr>
            </w:pPr>
          </w:p>
        </w:tc>
        <w:tc>
          <w:tcPr>
            <w:tcW w:w="1461" w:type="dxa"/>
            <w:vAlign w:val="center"/>
          </w:tcPr>
          <w:p w14:paraId="4D65B3A4" w14:textId="2663BC96" w:rsidR="00494582" w:rsidRPr="006E199A" w:rsidRDefault="00494582" w:rsidP="003F53C7">
            <w:pPr>
              <w:spacing w:after="120"/>
              <w:rPr>
                <w:rFonts w:asciiTheme="majorHAnsi" w:hAnsiTheme="majorHAnsi" w:cstheme="majorHAnsi"/>
              </w:rPr>
            </w:pPr>
            <w:r w:rsidRPr="006E199A">
              <w:rPr>
                <w:rFonts w:asciiTheme="majorHAnsi" w:hAnsiTheme="majorHAnsi" w:cstheme="majorHAnsi"/>
              </w:rPr>
              <w:t>Aug. 2, 2020</w:t>
            </w:r>
          </w:p>
        </w:tc>
        <w:tc>
          <w:tcPr>
            <w:tcW w:w="4678" w:type="dxa"/>
            <w:vAlign w:val="center"/>
          </w:tcPr>
          <w:p w14:paraId="2CD4B43F" w14:textId="0B328FB9" w:rsidR="007A35EE" w:rsidRPr="006E199A" w:rsidRDefault="007A35EE" w:rsidP="007A35EE">
            <w:pPr>
              <w:spacing w:after="120"/>
              <w:rPr>
                <w:rFonts w:asciiTheme="majorHAnsi" w:hAnsiTheme="majorHAnsi" w:cstheme="majorHAnsi"/>
              </w:rPr>
            </w:pPr>
            <w:r w:rsidRPr="006E199A">
              <w:rPr>
                <w:rFonts w:asciiTheme="majorHAnsi" w:hAnsiTheme="majorHAnsi" w:cstheme="majorHAnsi"/>
              </w:rPr>
              <w:t>1. Overall</w:t>
            </w:r>
          </w:p>
          <w:p w14:paraId="51A98906" w14:textId="1B9273C3" w:rsidR="007A35EE" w:rsidRPr="006E199A" w:rsidRDefault="007A35EE" w:rsidP="007A35EE">
            <w:pPr>
              <w:spacing w:after="120"/>
              <w:rPr>
                <w:rFonts w:asciiTheme="majorHAnsi" w:hAnsiTheme="majorHAnsi" w:cstheme="majorHAnsi"/>
                <w:lang w:eastAsia="ja-JP"/>
              </w:rPr>
            </w:pPr>
            <w:r w:rsidRPr="006E199A">
              <w:rPr>
                <w:rFonts w:asciiTheme="majorHAnsi" w:hAnsiTheme="majorHAnsi" w:cstheme="majorHAnsi"/>
                <w:lang w:eastAsia="ja-JP"/>
              </w:rPr>
              <w:t>1) Unified document format</w:t>
            </w:r>
          </w:p>
        </w:tc>
        <w:tc>
          <w:tcPr>
            <w:tcW w:w="2410" w:type="dxa"/>
            <w:vAlign w:val="center"/>
          </w:tcPr>
          <w:p w14:paraId="6FFA7AFA" w14:textId="33DBC189" w:rsidR="00494582" w:rsidRPr="006E199A" w:rsidRDefault="007A35EE" w:rsidP="007A35EE">
            <w:pPr>
              <w:spacing w:after="120"/>
              <w:ind w:rightChars="-40" w:right="-88"/>
              <w:rPr>
                <w:rFonts w:asciiTheme="majorHAnsi" w:hAnsiTheme="majorHAnsi" w:cstheme="majorHAnsi"/>
              </w:rPr>
            </w:pPr>
            <w:r w:rsidRPr="006E199A">
              <w:rPr>
                <w:rFonts w:asciiTheme="majorHAnsi" w:hAnsiTheme="majorHAnsi" w:cstheme="majorHAnsi"/>
              </w:rPr>
              <w:t>K.Soma</w:t>
            </w:r>
          </w:p>
        </w:tc>
      </w:tr>
      <w:tr w:rsidR="00E44455" w:rsidRPr="006E199A" w14:paraId="4EF14707" w14:textId="77777777" w:rsidTr="009950C3">
        <w:trPr>
          <w:trHeight w:val="339"/>
          <w:jc w:val="center"/>
        </w:trPr>
        <w:tc>
          <w:tcPr>
            <w:tcW w:w="915" w:type="dxa"/>
            <w:vAlign w:val="center"/>
          </w:tcPr>
          <w:p w14:paraId="5B237335" w14:textId="6D8295DC" w:rsidR="00E44455" w:rsidRPr="006E199A" w:rsidRDefault="00E44455" w:rsidP="003F53C7">
            <w:pPr>
              <w:spacing w:after="120"/>
              <w:jc w:val="center"/>
              <w:rPr>
                <w:rFonts w:asciiTheme="majorHAnsi" w:hAnsiTheme="majorHAnsi" w:cstheme="majorHAnsi"/>
                <w:lang w:eastAsia="ja-JP"/>
              </w:rPr>
            </w:pPr>
            <w:r w:rsidRPr="006E199A">
              <w:rPr>
                <w:rFonts w:asciiTheme="majorHAnsi" w:hAnsiTheme="majorHAnsi" w:cstheme="majorHAnsi"/>
                <w:lang w:eastAsia="ja-JP"/>
              </w:rPr>
              <w:t>1.1</w:t>
            </w:r>
          </w:p>
        </w:tc>
        <w:tc>
          <w:tcPr>
            <w:tcW w:w="1461" w:type="dxa"/>
            <w:vAlign w:val="center"/>
          </w:tcPr>
          <w:p w14:paraId="7A07AA24" w14:textId="0AB8C8C9" w:rsidR="00E44455" w:rsidRPr="006E199A" w:rsidRDefault="00E44455">
            <w:pPr>
              <w:spacing w:after="120"/>
              <w:rPr>
                <w:rFonts w:asciiTheme="majorHAnsi" w:hAnsiTheme="majorHAnsi" w:cstheme="majorHAnsi"/>
              </w:rPr>
            </w:pPr>
            <w:r w:rsidRPr="006E199A">
              <w:rPr>
                <w:rFonts w:asciiTheme="majorHAnsi" w:hAnsiTheme="majorHAnsi" w:cstheme="majorHAnsi"/>
              </w:rPr>
              <w:t>Aug</w:t>
            </w:r>
            <w:r w:rsidR="009950C3" w:rsidRPr="006E199A">
              <w:rPr>
                <w:rFonts w:asciiTheme="majorHAnsi" w:hAnsiTheme="majorHAnsi" w:cstheme="majorHAnsi"/>
              </w:rPr>
              <w:t>.</w:t>
            </w:r>
            <w:r w:rsidRPr="006E199A">
              <w:rPr>
                <w:rFonts w:asciiTheme="majorHAnsi" w:hAnsiTheme="majorHAnsi" w:cstheme="majorHAnsi"/>
              </w:rPr>
              <w:t xml:space="preserve"> 2</w:t>
            </w:r>
            <w:r w:rsidR="001F237E" w:rsidRPr="006E199A">
              <w:rPr>
                <w:rFonts w:asciiTheme="majorHAnsi" w:hAnsiTheme="majorHAnsi" w:cstheme="majorHAnsi"/>
              </w:rPr>
              <w:t>6</w:t>
            </w:r>
            <w:r w:rsidRPr="006E199A">
              <w:rPr>
                <w:rFonts w:asciiTheme="majorHAnsi" w:hAnsiTheme="majorHAnsi" w:cstheme="majorHAnsi"/>
              </w:rPr>
              <w:t>, 2020</w:t>
            </w:r>
          </w:p>
        </w:tc>
        <w:tc>
          <w:tcPr>
            <w:tcW w:w="4678" w:type="dxa"/>
            <w:vAlign w:val="center"/>
          </w:tcPr>
          <w:p w14:paraId="60427314" w14:textId="0AD57FC9" w:rsidR="00E44455" w:rsidRPr="006E199A" w:rsidRDefault="00E44455" w:rsidP="007A35EE">
            <w:pPr>
              <w:spacing w:after="120"/>
              <w:rPr>
                <w:rFonts w:asciiTheme="majorHAnsi" w:hAnsiTheme="majorHAnsi" w:cstheme="majorHAnsi"/>
              </w:rPr>
            </w:pPr>
            <w:r w:rsidRPr="006E199A">
              <w:rPr>
                <w:rFonts w:asciiTheme="majorHAnsi" w:hAnsiTheme="majorHAnsi" w:cstheme="majorHAnsi"/>
              </w:rPr>
              <w:t xml:space="preserve">1. Edit </w:t>
            </w:r>
            <w:r w:rsidR="00AC1629" w:rsidRPr="006E199A">
              <w:rPr>
                <w:rFonts w:asciiTheme="majorHAnsi" w:hAnsiTheme="majorHAnsi" w:cstheme="majorHAnsi"/>
              </w:rPr>
              <w:t>software block diagram (1.4)</w:t>
            </w:r>
          </w:p>
          <w:p w14:paraId="03537999" w14:textId="2BA950D3" w:rsidR="00AC1629" w:rsidRPr="006E199A" w:rsidRDefault="00AC1629" w:rsidP="007A35EE">
            <w:pPr>
              <w:spacing w:after="120"/>
              <w:rPr>
                <w:rFonts w:asciiTheme="majorHAnsi" w:hAnsiTheme="majorHAnsi" w:cstheme="majorHAnsi"/>
              </w:rPr>
            </w:pPr>
            <w:r w:rsidRPr="006E199A">
              <w:rPr>
                <w:rFonts w:asciiTheme="majorHAnsi" w:hAnsiTheme="majorHAnsi" w:cstheme="majorHAnsi"/>
              </w:rPr>
              <w:t>2. Change</w:t>
            </w:r>
            <w:r w:rsidR="00D70285" w:rsidRPr="006E199A">
              <w:rPr>
                <w:rFonts w:asciiTheme="majorHAnsi" w:hAnsiTheme="majorHAnsi" w:cstheme="majorHAnsi"/>
              </w:rPr>
              <w:t xml:space="preserve"> name of some function:</w:t>
            </w:r>
          </w:p>
          <w:p w14:paraId="55250A04" w14:textId="03B06F62" w:rsidR="00D70285" w:rsidRPr="006E199A" w:rsidRDefault="00D70285" w:rsidP="009950C3">
            <w:pPr>
              <w:tabs>
                <w:tab w:val="left" w:pos="89"/>
              </w:tabs>
              <w:spacing w:after="120"/>
              <w:rPr>
                <w:rFonts w:asciiTheme="majorHAnsi" w:hAnsiTheme="majorHAnsi" w:cstheme="majorHAnsi"/>
              </w:rPr>
            </w:pPr>
            <w:r w:rsidRPr="006E199A">
              <w:rPr>
                <w:rFonts w:asciiTheme="majorHAnsi" w:hAnsiTheme="majorHAnsi" w:cstheme="majorHAnsi"/>
              </w:rPr>
              <w:tab/>
              <w:t xml:space="preserve">- </w:t>
            </w:r>
            <w:r w:rsidRPr="006E199A">
              <w:rPr>
                <w:rFonts w:asciiTheme="majorHAnsi" w:hAnsiTheme="majorHAnsi" w:cstheme="majorHAnsi"/>
                <w:b/>
              </w:rPr>
              <w:t>PolygonConversion</w:t>
            </w:r>
            <w:r w:rsidRPr="006E199A">
              <w:rPr>
                <w:rFonts w:asciiTheme="majorHAnsi" w:hAnsiTheme="majorHAnsi" w:cstheme="majorHAnsi"/>
              </w:rPr>
              <w:t xml:space="preserve"> to </w:t>
            </w:r>
            <w:r w:rsidRPr="006E199A">
              <w:rPr>
                <w:rFonts w:asciiTheme="majorHAnsi" w:hAnsiTheme="majorHAnsi" w:cstheme="majorHAnsi"/>
                <w:b/>
              </w:rPr>
              <w:t>PointCloud2Polygon</w:t>
            </w:r>
            <w:r w:rsidRPr="006E199A">
              <w:rPr>
                <w:rFonts w:asciiTheme="majorHAnsi" w:hAnsiTheme="majorHAnsi" w:cstheme="majorHAnsi"/>
              </w:rPr>
              <w:t xml:space="preserve"> (2.9)</w:t>
            </w:r>
          </w:p>
          <w:p w14:paraId="7C172435" w14:textId="198E6E6B" w:rsidR="00D70285" w:rsidRPr="006E199A" w:rsidRDefault="00D70285" w:rsidP="009950C3">
            <w:pPr>
              <w:tabs>
                <w:tab w:val="left" w:pos="89"/>
              </w:tabs>
              <w:spacing w:after="120"/>
              <w:rPr>
                <w:rFonts w:asciiTheme="majorHAnsi" w:hAnsiTheme="majorHAnsi" w:cstheme="majorHAnsi"/>
              </w:rPr>
            </w:pPr>
            <w:r w:rsidRPr="006E199A">
              <w:rPr>
                <w:rFonts w:asciiTheme="majorHAnsi" w:hAnsiTheme="majorHAnsi" w:cstheme="majorHAnsi"/>
              </w:rPr>
              <w:tab/>
              <w:t xml:space="preserve">- </w:t>
            </w:r>
            <w:r w:rsidRPr="006E199A">
              <w:rPr>
                <w:rFonts w:asciiTheme="majorHAnsi" w:hAnsiTheme="majorHAnsi" w:cstheme="majorHAnsi"/>
                <w:b/>
              </w:rPr>
              <w:t>ICP</w:t>
            </w:r>
            <w:r w:rsidRPr="006E199A">
              <w:rPr>
                <w:rFonts w:asciiTheme="majorHAnsi" w:hAnsiTheme="majorHAnsi" w:cstheme="majorHAnsi"/>
              </w:rPr>
              <w:t xml:space="preserve"> to </w:t>
            </w:r>
            <w:r w:rsidRPr="006E199A">
              <w:rPr>
                <w:rFonts w:asciiTheme="majorHAnsi" w:hAnsiTheme="majorHAnsi" w:cstheme="majorHAnsi"/>
                <w:b/>
              </w:rPr>
              <w:t>MergePointCloud2</w:t>
            </w:r>
            <w:r w:rsidRPr="006E199A">
              <w:rPr>
                <w:rFonts w:asciiTheme="majorHAnsi" w:hAnsiTheme="majorHAnsi" w:cstheme="majorHAnsi"/>
              </w:rPr>
              <w:t xml:space="preserve"> (2.10)</w:t>
            </w:r>
          </w:p>
          <w:p w14:paraId="13172AE1" w14:textId="3ED806F7" w:rsidR="00E44455" w:rsidRPr="006E199A" w:rsidRDefault="00E44455" w:rsidP="009950C3">
            <w:pPr>
              <w:spacing w:after="120"/>
              <w:rPr>
                <w:rFonts w:asciiTheme="majorHAnsi" w:hAnsiTheme="majorHAnsi" w:cstheme="majorHAnsi"/>
              </w:rPr>
            </w:pPr>
            <w:r w:rsidRPr="006E199A">
              <w:rPr>
                <w:rFonts w:asciiTheme="majorHAnsi" w:hAnsiTheme="majorHAnsi" w:cstheme="majorHAnsi"/>
              </w:rPr>
              <w:t>2. Add new function</w:t>
            </w:r>
            <w:r w:rsidR="00D70285" w:rsidRPr="006E199A">
              <w:rPr>
                <w:rFonts w:asciiTheme="majorHAnsi" w:hAnsiTheme="majorHAnsi" w:cstheme="majorHAnsi"/>
              </w:rPr>
              <w:t xml:space="preserve"> – </w:t>
            </w:r>
            <w:r w:rsidR="00D70285" w:rsidRPr="006E199A">
              <w:rPr>
                <w:rFonts w:asciiTheme="majorHAnsi" w:hAnsiTheme="majorHAnsi" w:cstheme="majorHAnsi"/>
                <w:b/>
              </w:rPr>
              <w:t>MergePointCloudN</w:t>
            </w:r>
            <w:r w:rsidR="00AC1629" w:rsidRPr="006E199A">
              <w:rPr>
                <w:rFonts w:asciiTheme="majorHAnsi" w:hAnsiTheme="majorHAnsi" w:cstheme="majorHAnsi"/>
              </w:rPr>
              <w:t xml:space="preserve"> (2.</w:t>
            </w:r>
            <w:r w:rsidR="00D70285" w:rsidRPr="006E199A">
              <w:rPr>
                <w:rFonts w:asciiTheme="majorHAnsi" w:hAnsiTheme="majorHAnsi" w:cstheme="majorHAnsi"/>
              </w:rPr>
              <w:t>11</w:t>
            </w:r>
            <w:r w:rsidR="00AC1629" w:rsidRPr="006E199A">
              <w:rPr>
                <w:rFonts w:asciiTheme="majorHAnsi" w:hAnsiTheme="majorHAnsi" w:cstheme="majorHAnsi"/>
              </w:rPr>
              <w:t>)</w:t>
            </w:r>
          </w:p>
        </w:tc>
        <w:tc>
          <w:tcPr>
            <w:tcW w:w="2410" w:type="dxa"/>
            <w:vAlign w:val="center"/>
          </w:tcPr>
          <w:p w14:paraId="7AD4C0B1" w14:textId="0316D12B" w:rsidR="00E44455" w:rsidRPr="006E199A" w:rsidRDefault="00E44455"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D70285" w:rsidRPr="006E199A" w14:paraId="6F243CB8" w14:textId="77777777" w:rsidTr="009950C3">
        <w:trPr>
          <w:trHeight w:val="339"/>
          <w:jc w:val="center"/>
        </w:trPr>
        <w:tc>
          <w:tcPr>
            <w:tcW w:w="915" w:type="dxa"/>
            <w:vAlign w:val="center"/>
          </w:tcPr>
          <w:p w14:paraId="2B214A07" w14:textId="77777777" w:rsidR="00D70285" w:rsidRPr="006E199A" w:rsidRDefault="00D70285" w:rsidP="003F53C7">
            <w:pPr>
              <w:spacing w:after="120"/>
              <w:jc w:val="center"/>
              <w:rPr>
                <w:rFonts w:asciiTheme="majorHAnsi" w:hAnsiTheme="majorHAnsi" w:cstheme="majorHAnsi"/>
                <w:lang w:eastAsia="ja-JP"/>
              </w:rPr>
            </w:pPr>
          </w:p>
        </w:tc>
        <w:tc>
          <w:tcPr>
            <w:tcW w:w="1461" w:type="dxa"/>
            <w:vAlign w:val="center"/>
          </w:tcPr>
          <w:p w14:paraId="3721AD7C" w14:textId="0107201E" w:rsidR="00D70285" w:rsidRPr="006E199A" w:rsidRDefault="00A674B8">
            <w:pPr>
              <w:spacing w:after="120"/>
              <w:rPr>
                <w:rFonts w:asciiTheme="majorHAnsi" w:hAnsiTheme="majorHAnsi" w:cstheme="majorHAnsi"/>
              </w:rPr>
            </w:pPr>
            <w:r w:rsidRPr="006E199A">
              <w:rPr>
                <w:rFonts w:asciiTheme="majorHAnsi" w:hAnsiTheme="majorHAnsi" w:cstheme="majorHAnsi"/>
              </w:rPr>
              <w:t>Aug.31, 2020</w:t>
            </w:r>
          </w:p>
        </w:tc>
        <w:tc>
          <w:tcPr>
            <w:tcW w:w="4678" w:type="dxa"/>
            <w:vAlign w:val="center"/>
          </w:tcPr>
          <w:p w14:paraId="220937B4" w14:textId="02F81E56" w:rsidR="00D70285" w:rsidRPr="006E199A" w:rsidRDefault="00A674B8" w:rsidP="007A35EE">
            <w:pPr>
              <w:spacing w:after="120"/>
              <w:rPr>
                <w:rFonts w:asciiTheme="majorHAnsi" w:hAnsiTheme="majorHAnsi" w:cstheme="majorHAnsi"/>
              </w:rPr>
            </w:pPr>
            <w:r w:rsidRPr="006E199A">
              <w:rPr>
                <w:rFonts w:asciiTheme="majorHAnsi" w:hAnsiTheme="majorHAnsi" w:cstheme="majorHAnsi"/>
              </w:rPr>
              <w:t>1. Edit content in section 2.9, 2.10, 2.11</w:t>
            </w:r>
          </w:p>
        </w:tc>
        <w:tc>
          <w:tcPr>
            <w:tcW w:w="2410" w:type="dxa"/>
            <w:vAlign w:val="center"/>
          </w:tcPr>
          <w:p w14:paraId="56AABD12" w14:textId="07074460" w:rsidR="00D70285" w:rsidRPr="006E199A" w:rsidRDefault="00A674B8"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FD2ADD" w:rsidRPr="006E199A" w14:paraId="3608A5FC" w14:textId="77777777" w:rsidTr="009950C3">
        <w:trPr>
          <w:trHeight w:val="339"/>
          <w:jc w:val="center"/>
        </w:trPr>
        <w:tc>
          <w:tcPr>
            <w:tcW w:w="915" w:type="dxa"/>
            <w:vAlign w:val="center"/>
          </w:tcPr>
          <w:p w14:paraId="6F0F065C" w14:textId="77777777" w:rsidR="00FD2ADD" w:rsidRPr="006E199A" w:rsidRDefault="00FD2ADD" w:rsidP="003F53C7">
            <w:pPr>
              <w:spacing w:after="120"/>
              <w:jc w:val="center"/>
              <w:rPr>
                <w:rFonts w:asciiTheme="majorHAnsi" w:hAnsiTheme="majorHAnsi" w:cstheme="majorHAnsi"/>
                <w:lang w:eastAsia="ja-JP"/>
              </w:rPr>
            </w:pPr>
          </w:p>
        </w:tc>
        <w:tc>
          <w:tcPr>
            <w:tcW w:w="1461" w:type="dxa"/>
            <w:vAlign w:val="center"/>
          </w:tcPr>
          <w:p w14:paraId="2E73F933" w14:textId="04D48313" w:rsidR="00FD2ADD" w:rsidRPr="006E199A" w:rsidRDefault="00FD2ADD">
            <w:pPr>
              <w:spacing w:after="120"/>
              <w:rPr>
                <w:rFonts w:asciiTheme="majorHAnsi" w:hAnsiTheme="majorHAnsi" w:cstheme="majorHAnsi"/>
              </w:rPr>
            </w:pPr>
            <w:r w:rsidRPr="006E199A">
              <w:rPr>
                <w:rFonts w:asciiTheme="majorHAnsi" w:hAnsiTheme="majorHAnsi" w:cstheme="majorHAnsi"/>
              </w:rPr>
              <w:t>Sep. 05, 2020</w:t>
            </w:r>
          </w:p>
        </w:tc>
        <w:tc>
          <w:tcPr>
            <w:tcW w:w="4678" w:type="dxa"/>
            <w:vAlign w:val="center"/>
          </w:tcPr>
          <w:p w14:paraId="5C79AD3B" w14:textId="77777777"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1. Change name of some function:</w:t>
            </w:r>
          </w:p>
          <w:p w14:paraId="42F786D3" w14:textId="0A2CEE00"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   - </w:t>
            </w:r>
            <w:r w:rsidR="00DD342B" w:rsidRPr="006E199A">
              <w:rPr>
                <w:rFonts w:asciiTheme="majorHAnsi" w:hAnsiTheme="majorHAnsi" w:cstheme="majorHAnsi"/>
                <w:b/>
              </w:rPr>
              <w:t>TriangleFace</w:t>
            </w:r>
            <w:r w:rsidR="00DD342B" w:rsidRPr="006E199A">
              <w:rPr>
                <w:rFonts w:asciiTheme="majorHAnsi" w:hAnsiTheme="majorHAnsi" w:cstheme="majorHAnsi"/>
              </w:rPr>
              <w:t xml:space="preserve"> to </w:t>
            </w:r>
            <w:r w:rsidR="00DD342B" w:rsidRPr="006E199A">
              <w:rPr>
                <w:rFonts w:asciiTheme="majorHAnsi" w:hAnsiTheme="majorHAnsi" w:cstheme="majorHAnsi"/>
                <w:b/>
              </w:rPr>
              <w:t>IndexTriangle</w:t>
            </w:r>
            <w:r w:rsidR="00AC69FB" w:rsidRPr="006E199A">
              <w:rPr>
                <w:rFonts w:asciiTheme="majorHAnsi" w:hAnsiTheme="majorHAnsi" w:cstheme="majorHAnsi"/>
              </w:rPr>
              <w:t xml:space="preserve"> (2.4)</w:t>
            </w:r>
          </w:p>
          <w:p w14:paraId="62D8C4DD" w14:textId="78B32880"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   -</w:t>
            </w:r>
            <w:r w:rsidR="00DD342B" w:rsidRPr="006E199A">
              <w:rPr>
                <w:rFonts w:asciiTheme="majorHAnsi" w:hAnsiTheme="majorHAnsi" w:cstheme="majorHAnsi"/>
              </w:rPr>
              <w:t xml:space="preserve"> </w:t>
            </w:r>
            <w:r w:rsidR="00DD342B" w:rsidRPr="006E199A">
              <w:rPr>
                <w:rFonts w:asciiTheme="majorHAnsi" w:hAnsiTheme="majorHAnsi" w:cstheme="majorHAnsi"/>
                <w:b/>
              </w:rPr>
              <w:t>MultiFaces</w:t>
            </w:r>
            <w:r w:rsidR="00DD342B" w:rsidRPr="006E199A">
              <w:rPr>
                <w:rFonts w:asciiTheme="majorHAnsi" w:hAnsiTheme="majorHAnsi" w:cstheme="majorHAnsi"/>
              </w:rPr>
              <w:t xml:space="preserve"> to </w:t>
            </w:r>
            <w:r w:rsidR="00DD342B" w:rsidRPr="006E199A">
              <w:rPr>
                <w:rFonts w:asciiTheme="majorHAnsi" w:hAnsiTheme="majorHAnsi" w:cstheme="majorHAnsi"/>
                <w:b/>
              </w:rPr>
              <w:t>IndexTriangles</w:t>
            </w:r>
            <w:r w:rsidR="00AC69FB" w:rsidRPr="006E199A">
              <w:rPr>
                <w:rFonts w:asciiTheme="majorHAnsi" w:hAnsiTheme="majorHAnsi" w:cstheme="majorHAnsi"/>
              </w:rPr>
              <w:t xml:space="preserve"> (2.5)</w:t>
            </w:r>
          </w:p>
          <w:p w14:paraId="1A91CF29" w14:textId="77777777" w:rsidR="00FD2ADD" w:rsidRPr="006E199A" w:rsidRDefault="00FD2ADD" w:rsidP="007A35EE">
            <w:pPr>
              <w:spacing w:after="120"/>
              <w:rPr>
                <w:rFonts w:asciiTheme="majorHAnsi" w:hAnsiTheme="majorHAnsi" w:cstheme="majorHAnsi"/>
              </w:rPr>
            </w:pPr>
            <w:r w:rsidRPr="006E199A">
              <w:rPr>
                <w:rFonts w:asciiTheme="majorHAnsi" w:hAnsiTheme="majorHAnsi" w:cstheme="majorHAnsi"/>
              </w:rPr>
              <w:t xml:space="preserve">2. Add new function - </w:t>
            </w:r>
            <w:r w:rsidRPr="006E199A">
              <w:rPr>
                <w:rFonts w:asciiTheme="majorHAnsi" w:hAnsiTheme="majorHAnsi" w:cstheme="majorHAnsi"/>
                <w:b/>
              </w:rPr>
              <w:t>TFL_LoadPolygon</w:t>
            </w:r>
            <w:r w:rsidR="00AC69FB" w:rsidRPr="006E199A">
              <w:rPr>
                <w:rFonts w:asciiTheme="majorHAnsi" w:hAnsiTheme="majorHAnsi" w:cstheme="majorHAnsi"/>
              </w:rPr>
              <w:t xml:space="preserve"> (2.8)</w:t>
            </w:r>
          </w:p>
          <w:p w14:paraId="322BE415" w14:textId="3FBD4AD0" w:rsidR="00AC69FB" w:rsidRPr="006E199A" w:rsidRDefault="00AC69FB" w:rsidP="007A35EE">
            <w:pPr>
              <w:spacing w:after="120"/>
              <w:rPr>
                <w:rFonts w:asciiTheme="majorHAnsi" w:hAnsiTheme="majorHAnsi" w:cstheme="majorHAnsi"/>
              </w:rPr>
            </w:pPr>
            <w:r w:rsidRPr="006E199A">
              <w:rPr>
                <w:rFonts w:asciiTheme="majorHAnsi" w:hAnsiTheme="majorHAnsi" w:cstheme="majorHAnsi"/>
              </w:rPr>
              <w:t>3. Add Appendix</w:t>
            </w:r>
            <w:r w:rsidR="00DD1B8E" w:rsidRPr="006E199A">
              <w:rPr>
                <w:rFonts w:asciiTheme="majorHAnsi" w:hAnsiTheme="majorHAnsi" w:cstheme="majorHAnsi"/>
              </w:rPr>
              <w:t xml:space="preserve"> page</w:t>
            </w:r>
            <w:r w:rsidRPr="006E199A">
              <w:rPr>
                <w:rFonts w:asciiTheme="majorHAnsi" w:hAnsiTheme="majorHAnsi" w:cstheme="majorHAnsi"/>
              </w:rPr>
              <w:t xml:space="preserve"> (4)</w:t>
            </w:r>
          </w:p>
        </w:tc>
        <w:tc>
          <w:tcPr>
            <w:tcW w:w="2410" w:type="dxa"/>
            <w:vAlign w:val="center"/>
          </w:tcPr>
          <w:p w14:paraId="58D9C934" w14:textId="661DEBD1" w:rsidR="00FD2ADD" w:rsidRPr="006E199A" w:rsidRDefault="00FD2ADD" w:rsidP="007A35EE">
            <w:pPr>
              <w:spacing w:after="120"/>
              <w:ind w:rightChars="-40" w:right="-88"/>
              <w:rPr>
                <w:rFonts w:asciiTheme="majorHAnsi" w:hAnsiTheme="majorHAnsi" w:cstheme="majorHAnsi"/>
              </w:rPr>
            </w:pPr>
            <w:r w:rsidRPr="006E199A">
              <w:rPr>
                <w:rFonts w:asciiTheme="majorHAnsi" w:hAnsiTheme="majorHAnsi" w:cstheme="majorHAnsi"/>
              </w:rPr>
              <w:t>Nguyen Van Quoc Cuong</w:t>
            </w:r>
          </w:p>
        </w:tc>
      </w:tr>
      <w:tr w:rsidR="00715F4D" w:rsidRPr="006E199A" w14:paraId="35450E23" w14:textId="77777777" w:rsidTr="009950C3">
        <w:trPr>
          <w:trHeight w:val="339"/>
          <w:jc w:val="center"/>
          <w:ins w:id="0" w:author="STB" w:date="2020-09-09T15:08:00Z"/>
        </w:trPr>
        <w:tc>
          <w:tcPr>
            <w:tcW w:w="915" w:type="dxa"/>
            <w:vAlign w:val="center"/>
          </w:tcPr>
          <w:p w14:paraId="29B3CD81" w14:textId="77777777" w:rsidR="00715F4D" w:rsidRPr="006E199A" w:rsidRDefault="00715F4D" w:rsidP="003F53C7">
            <w:pPr>
              <w:spacing w:after="120"/>
              <w:jc w:val="center"/>
              <w:rPr>
                <w:ins w:id="1" w:author="STB" w:date="2020-09-09T15:08:00Z"/>
                <w:rFonts w:asciiTheme="majorHAnsi" w:hAnsiTheme="majorHAnsi" w:cstheme="majorHAnsi"/>
                <w:lang w:eastAsia="ja-JP"/>
              </w:rPr>
            </w:pPr>
          </w:p>
        </w:tc>
        <w:tc>
          <w:tcPr>
            <w:tcW w:w="1461" w:type="dxa"/>
            <w:vAlign w:val="center"/>
          </w:tcPr>
          <w:p w14:paraId="71DFA647" w14:textId="1F42875F" w:rsidR="00715F4D" w:rsidRPr="006E199A" w:rsidRDefault="00715F4D">
            <w:pPr>
              <w:spacing w:after="120"/>
              <w:rPr>
                <w:ins w:id="2" w:author="STB" w:date="2020-09-09T15:08:00Z"/>
                <w:rFonts w:asciiTheme="majorHAnsi" w:hAnsiTheme="majorHAnsi" w:cstheme="majorHAnsi"/>
              </w:rPr>
            </w:pPr>
            <w:ins w:id="3" w:author="STB" w:date="2020-09-09T15:08:00Z">
              <w:r>
                <w:rPr>
                  <w:rFonts w:asciiTheme="majorHAnsi" w:hAnsiTheme="majorHAnsi" w:cstheme="majorHAnsi"/>
                </w:rPr>
                <w:t>Sep. 09, 2020</w:t>
              </w:r>
            </w:ins>
          </w:p>
        </w:tc>
        <w:tc>
          <w:tcPr>
            <w:tcW w:w="4678" w:type="dxa"/>
            <w:vAlign w:val="center"/>
          </w:tcPr>
          <w:p w14:paraId="4C6E8A37" w14:textId="77777777" w:rsidR="00715F4D" w:rsidRDefault="00715F4D" w:rsidP="007A35EE">
            <w:pPr>
              <w:spacing w:after="120"/>
              <w:rPr>
                <w:ins w:id="4" w:author="STB" w:date="2020-09-09T15:09:00Z"/>
                <w:rFonts w:asciiTheme="majorHAnsi" w:hAnsiTheme="majorHAnsi" w:cstheme="majorHAnsi"/>
              </w:rPr>
            </w:pPr>
            <w:ins w:id="5" w:author="STB" w:date="2020-09-09T15:09:00Z">
              <w:r>
                <w:rPr>
                  <w:rFonts w:asciiTheme="majorHAnsi" w:hAnsiTheme="majorHAnsi" w:cstheme="majorHAnsi"/>
                </w:rPr>
                <w:t>1. Add new Appendix:</w:t>
              </w:r>
            </w:ins>
          </w:p>
          <w:p w14:paraId="4A366227" w14:textId="77777777" w:rsidR="00715F4D" w:rsidRDefault="00715F4D" w:rsidP="007A35EE">
            <w:pPr>
              <w:spacing w:after="120"/>
              <w:rPr>
                <w:ins w:id="6" w:author="STB" w:date="2020-09-09T15:09:00Z"/>
                <w:rFonts w:asciiTheme="majorHAnsi" w:hAnsiTheme="majorHAnsi" w:cstheme="majorHAnsi"/>
              </w:rPr>
            </w:pPr>
            <w:ins w:id="7" w:author="STB" w:date="2020-09-09T15:09:00Z">
              <w:r>
                <w:rPr>
                  <w:rFonts w:asciiTheme="majorHAnsi" w:hAnsiTheme="majorHAnsi" w:cstheme="majorHAnsi"/>
                </w:rPr>
                <w:t xml:space="preserve">   - </w:t>
              </w:r>
              <w:r w:rsidRPr="00F22B5A">
                <w:rPr>
                  <w:rFonts w:asciiTheme="majorHAnsi" w:hAnsiTheme="majorHAnsi" w:cstheme="majorHAnsi"/>
                  <w:b/>
                  <w:rPrChange w:id="8" w:author="STB" w:date="2020-09-09T15:10:00Z">
                    <w:rPr>
                      <w:rFonts w:asciiTheme="majorHAnsi" w:hAnsiTheme="majorHAnsi" w:cstheme="majorHAnsi"/>
                    </w:rPr>
                  </w:rPrChange>
                </w:rPr>
                <w:t>ICP Registration</w:t>
              </w:r>
              <w:r>
                <w:rPr>
                  <w:rFonts w:asciiTheme="majorHAnsi" w:hAnsiTheme="majorHAnsi" w:cstheme="majorHAnsi"/>
                </w:rPr>
                <w:t xml:space="preserve"> (4.3)</w:t>
              </w:r>
            </w:ins>
          </w:p>
          <w:p w14:paraId="2BFAD885" w14:textId="01B6CF40" w:rsidR="00715F4D" w:rsidRPr="006E199A" w:rsidRDefault="00715F4D" w:rsidP="007A35EE">
            <w:pPr>
              <w:spacing w:after="120"/>
              <w:rPr>
                <w:ins w:id="9" w:author="STB" w:date="2020-09-09T15:08:00Z"/>
                <w:rFonts w:asciiTheme="majorHAnsi" w:hAnsiTheme="majorHAnsi" w:cstheme="majorHAnsi"/>
              </w:rPr>
            </w:pPr>
            <w:ins w:id="10" w:author="STB" w:date="2020-09-09T15:09:00Z">
              <w:r>
                <w:rPr>
                  <w:rFonts w:asciiTheme="majorHAnsi" w:hAnsiTheme="majorHAnsi" w:cstheme="majorHAnsi"/>
                </w:rPr>
                <w:t xml:space="preserve">   - </w:t>
              </w:r>
              <w:r w:rsidRPr="00F22B5A">
                <w:rPr>
                  <w:rFonts w:asciiTheme="majorHAnsi" w:hAnsiTheme="majorHAnsi" w:cstheme="majorHAnsi"/>
                  <w:b/>
                  <w:rPrChange w:id="11" w:author="STB" w:date="2020-09-09T15:10:00Z">
                    <w:rPr>
                      <w:rFonts w:asciiTheme="majorHAnsi" w:hAnsiTheme="majorHAnsi" w:cstheme="majorHAnsi"/>
                    </w:rPr>
                  </w:rPrChange>
                </w:rPr>
                <w:t>VoxelGrid Filter</w:t>
              </w:r>
              <w:r>
                <w:rPr>
                  <w:rFonts w:asciiTheme="majorHAnsi" w:hAnsiTheme="majorHAnsi" w:cstheme="majorHAnsi"/>
                </w:rPr>
                <w:t xml:space="preserve"> (4.4)</w:t>
              </w:r>
            </w:ins>
          </w:p>
        </w:tc>
        <w:tc>
          <w:tcPr>
            <w:tcW w:w="2410" w:type="dxa"/>
            <w:vAlign w:val="center"/>
          </w:tcPr>
          <w:p w14:paraId="5151415B" w14:textId="3562A1E2" w:rsidR="00715F4D" w:rsidRPr="006E199A" w:rsidRDefault="00F22B5A" w:rsidP="007A35EE">
            <w:pPr>
              <w:spacing w:after="120"/>
              <w:ind w:rightChars="-40" w:right="-88"/>
              <w:rPr>
                <w:ins w:id="12" w:author="STB" w:date="2020-09-09T15:08:00Z"/>
                <w:rFonts w:asciiTheme="majorHAnsi" w:hAnsiTheme="majorHAnsi" w:cstheme="majorHAnsi"/>
              </w:rPr>
            </w:pPr>
            <w:ins w:id="13" w:author="STB" w:date="2020-09-09T15:10:00Z">
              <w:r>
                <w:rPr>
                  <w:rFonts w:asciiTheme="majorHAnsi" w:hAnsiTheme="majorHAnsi" w:cstheme="majorHAnsi"/>
                </w:rPr>
                <w:t>Nguyen Van Quoc Cuong</w:t>
              </w:r>
            </w:ins>
          </w:p>
        </w:tc>
      </w:tr>
    </w:tbl>
    <w:p w14:paraId="35125ECC" w14:textId="66C52837" w:rsidR="00494582" w:rsidRPr="006E199A" w:rsidRDefault="00494582" w:rsidP="001761B1">
      <w:pPr>
        <w:spacing w:after="120"/>
        <w:rPr>
          <w:rFonts w:asciiTheme="majorHAnsi" w:hAnsiTheme="majorHAnsi" w:cstheme="majorHAnsi"/>
          <w:b/>
        </w:rPr>
      </w:pPr>
    </w:p>
    <w:p w14:paraId="50AFE631" w14:textId="01DC8E8A" w:rsidR="00494582" w:rsidRPr="006E199A" w:rsidRDefault="00494582" w:rsidP="001761B1">
      <w:pPr>
        <w:spacing w:after="120"/>
        <w:rPr>
          <w:rFonts w:asciiTheme="majorHAnsi" w:hAnsiTheme="majorHAnsi" w:cstheme="majorHAnsi"/>
          <w:b/>
        </w:rPr>
      </w:pPr>
    </w:p>
    <w:p w14:paraId="453C47D9" w14:textId="059411CB" w:rsidR="00494582" w:rsidRPr="006E199A" w:rsidRDefault="00494582" w:rsidP="001761B1">
      <w:pPr>
        <w:spacing w:after="120"/>
        <w:rPr>
          <w:rFonts w:asciiTheme="majorHAnsi" w:hAnsiTheme="majorHAnsi" w:cstheme="majorHAnsi"/>
          <w:b/>
        </w:rPr>
      </w:pPr>
    </w:p>
    <w:p w14:paraId="1C7B5E82" w14:textId="77777777" w:rsidR="00494582" w:rsidRPr="006E199A" w:rsidRDefault="00494582" w:rsidP="001761B1">
      <w:pPr>
        <w:spacing w:after="120"/>
        <w:rPr>
          <w:rFonts w:asciiTheme="majorHAnsi" w:hAnsiTheme="majorHAnsi" w:cstheme="majorHAnsi"/>
          <w:b/>
        </w:rPr>
      </w:pPr>
    </w:p>
    <w:p w14:paraId="7DA8DF4F" w14:textId="3674CD5D" w:rsidR="00784E7A" w:rsidRPr="006E199A" w:rsidRDefault="00E75700" w:rsidP="000D2543">
      <w:pPr>
        <w:pStyle w:val="TOCHeading"/>
        <w:spacing w:before="0" w:after="120"/>
        <w:rPr>
          <w:rFonts w:cstheme="majorHAnsi"/>
          <w:b/>
        </w:rPr>
      </w:pPr>
      <w:r w:rsidRPr="006E199A">
        <w:rPr>
          <w:rFonts w:cstheme="majorHAnsi"/>
          <w:b/>
        </w:rPr>
        <w:br w:type="page"/>
      </w:r>
    </w:p>
    <w:sdt>
      <w:sdtPr>
        <w:rPr>
          <w:rFonts w:asciiTheme="minorHAnsi" w:eastAsiaTheme="minorEastAsia" w:hAnsiTheme="minorHAnsi" w:cstheme="majorHAnsi"/>
          <w:color w:val="auto"/>
          <w:sz w:val="22"/>
          <w:szCs w:val="22"/>
        </w:rPr>
        <w:id w:val="474648134"/>
        <w:docPartObj>
          <w:docPartGallery w:val="Table of Contents"/>
          <w:docPartUnique/>
        </w:docPartObj>
      </w:sdtPr>
      <w:sdtEndPr>
        <w:rPr>
          <w:b/>
          <w:bCs/>
          <w:noProof/>
        </w:rPr>
      </w:sdtEndPr>
      <w:sdtContent>
        <w:p w14:paraId="032AAEC5" w14:textId="2F738458" w:rsidR="00EC16FD" w:rsidRPr="002622F0" w:rsidRDefault="00EC16FD" w:rsidP="000D2543">
          <w:pPr>
            <w:pStyle w:val="TOCHeading"/>
            <w:spacing w:before="0" w:after="120"/>
            <w:rPr>
              <w:rFonts w:cstheme="majorHAnsi"/>
              <w:b/>
              <w:color w:val="auto"/>
            </w:rPr>
          </w:pPr>
          <w:r w:rsidRPr="002622F0">
            <w:rPr>
              <w:rFonts w:cstheme="majorHAnsi"/>
              <w:b/>
              <w:color w:val="auto"/>
            </w:rPr>
            <w:t>Contents</w:t>
          </w:r>
        </w:p>
        <w:p w14:paraId="0D10C820" w14:textId="4BA0FB40" w:rsidR="006E199A" w:rsidRPr="002622F0" w:rsidRDefault="00EC16FD">
          <w:pPr>
            <w:pStyle w:val="TOC1"/>
            <w:rPr>
              <w:ins w:id="14" w:author="STB" w:date="2020-09-09T15:05:00Z"/>
              <w:rFonts w:asciiTheme="majorHAnsi" w:hAnsiTheme="majorHAnsi" w:cstheme="majorHAnsi"/>
              <w:noProof/>
              <w:rPrChange w:id="15" w:author="STB" w:date="2020-09-09T15:11:00Z">
                <w:rPr>
                  <w:ins w:id="16" w:author="STB" w:date="2020-09-09T15:05:00Z"/>
                  <w:noProof/>
                </w:rPr>
              </w:rPrChange>
            </w:rPr>
          </w:pPr>
          <w:r w:rsidRPr="00F4038B">
            <w:rPr>
              <w:rFonts w:asciiTheme="majorHAnsi" w:hAnsiTheme="majorHAnsi" w:cstheme="majorHAnsi"/>
              <w:rPrChange w:id="17" w:author="STB" w:date="2020-09-09T15:11:00Z">
                <w:rPr/>
              </w:rPrChange>
            </w:rPr>
            <w:fldChar w:fldCharType="begin"/>
          </w:r>
          <w:r w:rsidRPr="002622F0">
            <w:rPr>
              <w:rFonts w:asciiTheme="majorHAnsi" w:hAnsiTheme="majorHAnsi" w:cstheme="majorHAnsi"/>
              <w:rPrChange w:id="18" w:author="STB" w:date="2020-09-09T15:11:00Z">
                <w:rPr/>
              </w:rPrChange>
            </w:rPr>
            <w:instrText xml:space="preserve"> TOC \o "1-3" \h \z \u </w:instrText>
          </w:r>
          <w:r w:rsidRPr="00F4038B">
            <w:rPr>
              <w:rFonts w:asciiTheme="majorHAnsi" w:hAnsiTheme="majorHAnsi" w:cstheme="majorHAnsi"/>
              <w:rPrChange w:id="19" w:author="STB" w:date="2020-09-09T15:11:00Z">
                <w:rPr>
                  <w:rFonts w:asciiTheme="majorHAnsi" w:hAnsiTheme="majorHAnsi" w:cstheme="majorHAnsi"/>
                  <w:b/>
                  <w:bCs/>
                  <w:noProof/>
                </w:rPr>
              </w:rPrChange>
            </w:rPr>
            <w:fldChar w:fldCharType="separate"/>
          </w:r>
          <w:ins w:id="20" w:author="STB" w:date="2020-09-09T15:05:00Z">
            <w:r w:rsidR="006E199A" w:rsidRPr="002622F0">
              <w:rPr>
                <w:rStyle w:val="Hyperlink"/>
                <w:rFonts w:asciiTheme="majorHAnsi" w:hAnsiTheme="majorHAnsi" w:cstheme="majorHAnsi"/>
                <w:noProof/>
                <w:rPrChange w:id="21" w:author="STB" w:date="2020-09-09T15:11:00Z">
                  <w:rPr>
                    <w:rStyle w:val="Hyperlink"/>
                    <w:noProof/>
                  </w:rPr>
                </w:rPrChange>
              </w:rPr>
              <w:fldChar w:fldCharType="begin"/>
            </w:r>
            <w:r w:rsidR="006E199A" w:rsidRPr="002622F0">
              <w:rPr>
                <w:rStyle w:val="Hyperlink"/>
                <w:rFonts w:asciiTheme="majorHAnsi" w:hAnsiTheme="majorHAnsi" w:cstheme="majorHAnsi"/>
                <w:noProof/>
                <w:rPrChange w:id="22" w:author="STB" w:date="2020-09-09T15:11:00Z">
                  <w:rPr>
                    <w:rStyle w:val="Hyperlink"/>
                    <w:noProof/>
                  </w:rPr>
                </w:rPrChange>
              </w:rPr>
              <w:instrText xml:space="preserve"> </w:instrText>
            </w:r>
            <w:r w:rsidR="006E199A" w:rsidRPr="002622F0">
              <w:rPr>
                <w:rFonts w:asciiTheme="majorHAnsi" w:hAnsiTheme="majorHAnsi" w:cstheme="majorHAnsi"/>
                <w:noProof/>
                <w:rPrChange w:id="23" w:author="STB" w:date="2020-09-09T15:11:00Z">
                  <w:rPr>
                    <w:noProof/>
                  </w:rPr>
                </w:rPrChange>
              </w:rPr>
              <w:instrText>HYPERLINK \l "_Toc50556372"</w:instrText>
            </w:r>
            <w:r w:rsidR="006E199A" w:rsidRPr="002622F0">
              <w:rPr>
                <w:rStyle w:val="Hyperlink"/>
                <w:rFonts w:asciiTheme="majorHAnsi" w:hAnsiTheme="majorHAnsi" w:cstheme="majorHAnsi"/>
                <w:noProof/>
                <w:rPrChange w:id="24" w:author="STB" w:date="2020-09-09T15:11:00Z">
                  <w:rPr>
                    <w:rStyle w:val="Hyperlink"/>
                    <w:noProof/>
                  </w:rPr>
                </w:rPrChange>
              </w:rPr>
              <w:instrText xml:space="preserve"> </w:instrText>
            </w:r>
            <w:r w:rsidR="006E199A" w:rsidRPr="002622F0">
              <w:rPr>
                <w:rStyle w:val="Hyperlink"/>
                <w:rFonts w:asciiTheme="majorHAnsi" w:hAnsiTheme="majorHAnsi" w:cstheme="majorHAnsi"/>
                <w:noProof/>
                <w:rPrChange w:id="25" w:author="STB" w:date="2020-09-09T15:11:00Z">
                  <w:rPr>
                    <w:rStyle w:val="Hyperlink"/>
                    <w:noProof/>
                  </w:rPr>
                </w:rPrChange>
              </w:rPr>
              <w:fldChar w:fldCharType="separate"/>
            </w:r>
            <w:r w:rsidR="006E199A" w:rsidRPr="002622F0">
              <w:rPr>
                <w:rStyle w:val="Hyperlink"/>
                <w:rFonts w:asciiTheme="majorHAnsi" w:hAnsiTheme="majorHAnsi" w:cstheme="majorHAnsi"/>
                <w:b/>
                <w:noProof/>
                <w:rPrChange w:id="26" w:author="STB" w:date="2020-09-09T15:11:00Z">
                  <w:rPr>
                    <w:rStyle w:val="Hyperlink"/>
                    <w:rFonts w:cstheme="majorHAnsi"/>
                    <w:b/>
                    <w:noProof/>
                  </w:rPr>
                </w:rPrChange>
              </w:rPr>
              <w:t>1. Software Function Specifications:</w:t>
            </w:r>
            <w:r w:rsidR="006E199A" w:rsidRPr="002622F0">
              <w:rPr>
                <w:rFonts w:asciiTheme="majorHAnsi" w:hAnsiTheme="majorHAnsi" w:cstheme="majorHAnsi"/>
                <w:noProof/>
                <w:webHidden/>
                <w:rPrChange w:id="27" w:author="STB" w:date="2020-09-09T15:11:00Z">
                  <w:rPr>
                    <w:noProof/>
                    <w:webHidden/>
                  </w:rPr>
                </w:rPrChange>
              </w:rPr>
              <w:tab/>
            </w:r>
            <w:r w:rsidR="006E199A" w:rsidRPr="002622F0">
              <w:rPr>
                <w:rFonts w:asciiTheme="majorHAnsi" w:hAnsiTheme="majorHAnsi" w:cstheme="majorHAnsi"/>
                <w:noProof/>
                <w:webHidden/>
                <w:rPrChange w:id="28" w:author="STB" w:date="2020-09-09T15:11:00Z">
                  <w:rPr>
                    <w:noProof/>
                    <w:webHidden/>
                  </w:rPr>
                </w:rPrChange>
              </w:rPr>
              <w:fldChar w:fldCharType="begin"/>
            </w:r>
            <w:r w:rsidR="006E199A" w:rsidRPr="002622F0">
              <w:rPr>
                <w:rFonts w:asciiTheme="majorHAnsi" w:hAnsiTheme="majorHAnsi" w:cstheme="majorHAnsi"/>
                <w:noProof/>
                <w:webHidden/>
                <w:rPrChange w:id="29" w:author="STB" w:date="2020-09-09T15:11:00Z">
                  <w:rPr>
                    <w:noProof/>
                    <w:webHidden/>
                  </w:rPr>
                </w:rPrChange>
              </w:rPr>
              <w:instrText xml:space="preserve"> PAGEREF _Toc50556372 \h </w:instrText>
            </w:r>
          </w:ins>
          <w:r w:rsidR="006E199A" w:rsidRPr="002622F0">
            <w:rPr>
              <w:rFonts w:asciiTheme="majorHAnsi" w:hAnsiTheme="majorHAnsi" w:cstheme="majorHAnsi"/>
              <w:noProof/>
              <w:webHidden/>
              <w:rPrChange w:id="30" w:author="STB" w:date="2020-09-09T15:11:00Z">
                <w:rPr>
                  <w:rFonts w:asciiTheme="majorHAnsi" w:hAnsiTheme="majorHAnsi" w:cstheme="majorHAnsi"/>
                  <w:noProof/>
                  <w:webHidden/>
                </w:rPr>
              </w:rPrChange>
            </w:rPr>
          </w:r>
          <w:r w:rsidR="006E199A" w:rsidRPr="002622F0">
            <w:rPr>
              <w:rFonts w:asciiTheme="majorHAnsi" w:hAnsiTheme="majorHAnsi" w:cstheme="majorHAnsi"/>
              <w:noProof/>
              <w:webHidden/>
              <w:rPrChange w:id="31" w:author="STB" w:date="2020-09-09T15:11:00Z">
                <w:rPr>
                  <w:noProof/>
                  <w:webHidden/>
                </w:rPr>
              </w:rPrChange>
            </w:rPr>
            <w:fldChar w:fldCharType="separate"/>
          </w:r>
          <w:ins w:id="32" w:author="STB" w:date="2020-09-09T15:05:00Z">
            <w:r w:rsidR="006E199A" w:rsidRPr="002622F0">
              <w:rPr>
                <w:rFonts w:asciiTheme="majorHAnsi" w:hAnsiTheme="majorHAnsi" w:cstheme="majorHAnsi"/>
                <w:noProof/>
                <w:webHidden/>
                <w:rPrChange w:id="33" w:author="STB" w:date="2020-09-09T15:11:00Z">
                  <w:rPr>
                    <w:noProof/>
                    <w:webHidden/>
                  </w:rPr>
                </w:rPrChange>
              </w:rPr>
              <w:t>6</w:t>
            </w:r>
            <w:r w:rsidR="006E199A" w:rsidRPr="002622F0">
              <w:rPr>
                <w:rFonts w:asciiTheme="majorHAnsi" w:hAnsiTheme="majorHAnsi" w:cstheme="majorHAnsi"/>
                <w:noProof/>
                <w:webHidden/>
                <w:rPrChange w:id="34" w:author="STB" w:date="2020-09-09T15:11:00Z">
                  <w:rPr>
                    <w:noProof/>
                    <w:webHidden/>
                  </w:rPr>
                </w:rPrChange>
              </w:rPr>
              <w:fldChar w:fldCharType="end"/>
            </w:r>
            <w:r w:rsidR="006E199A" w:rsidRPr="002622F0">
              <w:rPr>
                <w:rStyle w:val="Hyperlink"/>
                <w:rFonts w:asciiTheme="majorHAnsi" w:hAnsiTheme="majorHAnsi" w:cstheme="majorHAnsi"/>
                <w:noProof/>
                <w:rPrChange w:id="35" w:author="STB" w:date="2020-09-09T15:11:00Z">
                  <w:rPr>
                    <w:rStyle w:val="Hyperlink"/>
                    <w:noProof/>
                  </w:rPr>
                </w:rPrChange>
              </w:rPr>
              <w:fldChar w:fldCharType="end"/>
            </w:r>
          </w:ins>
        </w:p>
        <w:p w14:paraId="57DA236E" w14:textId="00E81ED3" w:rsidR="006E199A" w:rsidRPr="002622F0" w:rsidRDefault="006E199A">
          <w:pPr>
            <w:pStyle w:val="TOC2"/>
            <w:rPr>
              <w:ins w:id="36" w:author="STB" w:date="2020-09-09T15:05:00Z"/>
              <w:rFonts w:asciiTheme="majorHAnsi" w:hAnsiTheme="majorHAnsi" w:cstheme="majorHAnsi"/>
              <w:noProof/>
              <w:rPrChange w:id="37" w:author="STB" w:date="2020-09-09T15:11:00Z">
                <w:rPr>
                  <w:ins w:id="38" w:author="STB" w:date="2020-09-09T15:05:00Z"/>
                  <w:noProof/>
                </w:rPr>
              </w:rPrChange>
            </w:rPr>
          </w:pPr>
          <w:ins w:id="39" w:author="STB" w:date="2020-09-09T15:05:00Z">
            <w:r w:rsidRPr="002622F0">
              <w:rPr>
                <w:rStyle w:val="Hyperlink"/>
                <w:rFonts w:asciiTheme="majorHAnsi" w:hAnsiTheme="majorHAnsi" w:cstheme="majorHAnsi"/>
                <w:noProof/>
                <w:rPrChange w:id="40" w:author="STB" w:date="2020-09-09T15:11:00Z">
                  <w:rPr>
                    <w:rStyle w:val="Hyperlink"/>
                    <w:noProof/>
                  </w:rPr>
                </w:rPrChange>
              </w:rPr>
              <w:fldChar w:fldCharType="begin"/>
            </w:r>
            <w:r w:rsidRPr="002622F0">
              <w:rPr>
                <w:rStyle w:val="Hyperlink"/>
                <w:rFonts w:asciiTheme="majorHAnsi" w:hAnsiTheme="majorHAnsi" w:cstheme="majorHAnsi"/>
                <w:noProof/>
                <w:rPrChange w:id="41" w:author="STB" w:date="2020-09-09T15:11:00Z">
                  <w:rPr>
                    <w:rStyle w:val="Hyperlink"/>
                    <w:noProof/>
                  </w:rPr>
                </w:rPrChange>
              </w:rPr>
              <w:instrText xml:space="preserve"> </w:instrText>
            </w:r>
            <w:r w:rsidRPr="002622F0">
              <w:rPr>
                <w:rFonts w:asciiTheme="majorHAnsi" w:hAnsiTheme="majorHAnsi" w:cstheme="majorHAnsi"/>
                <w:noProof/>
                <w:rPrChange w:id="42" w:author="STB" w:date="2020-09-09T15:11:00Z">
                  <w:rPr>
                    <w:noProof/>
                  </w:rPr>
                </w:rPrChange>
              </w:rPr>
              <w:instrText>HYPERLINK \l "_Toc50556373"</w:instrText>
            </w:r>
            <w:r w:rsidRPr="002622F0">
              <w:rPr>
                <w:rStyle w:val="Hyperlink"/>
                <w:rFonts w:asciiTheme="majorHAnsi" w:hAnsiTheme="majorHAnsi" w:cstheme="majorHAnsi"/>
                <w:noProof/>
                <w:rPrChange w:id="43" w:author="STB" w:date="2020-09-09T15:11:00Z">
                  <w:rPr>
                    <w:rStyle w:val="Hyperlink"/>
                    <w:noProof/>
                  </w:rPr>
                </w:rPrChange>
              </w:rPr>
              <w:instrText xml:space="preserve"> </w:instrText>
            </w:r>
            <w:r w:rsidRPr="002622F0">
              <w:rPr>
                <w:rStyle w:val="Hyperlink"/>
                <w:rFonts w:asciiTheme="majorHAnsi" w:hAnsiTheme="majorHAnsi" w:cstheme="majorHAnsi"/>
                <w:noProof/>
                <w:rPrChange w:id="44" w:author="STB" w:date="2020-09-09T15:11:00Z">
                  <w:rPr>
                    <w:rStyle w:val="Hyperlink"/>
                    <w:noProof/>
                  </w:rPr>
                </w:rPrChange>
              </w:rPr>
              <w:fldChar w:fldCharType="separate"/>
            </w:r>
            <w:r w:rsidRPr="002622F0">
              <w:rPr>
                <w:rStyle w:val="Hyperlink"/>
                <w:rFonts w:asciiTheme="majorHAnsi" w:hAnsiTheme="majorHAnsi" w:cstheme="majorHAnsi"/>
                <w:b/>
                <w:noProof/>
                <w:rPrChange w:id="45" w:author="STB" w:date="2020-09-09T15:11:00Z">
                  <w:rPr>
                    <w:rStyle w:val="Hyperlink"/>
                    <w:rFonts w:cstheme="majorHAnsi"/>
                    <w:b/>
                    <w:noProof/>
                  </w:rPr>
                </w:rPrChange>
              </w:rPr>
              <w:t>1.1. Operating environment</w:t>
            </w:r>
            <w:r w:rsidRPr="002622F0">
              <w:rPr>
                <w:rFonts w:asciiTheme="majorHAnsi" w:hAnsiTheme="majorHAnsi" w:cstheme="majorHAnsi"/>
                <w:noProof/>
                <w:webHidden/>
                <w:rPrChange w:id="46" w:author="STB" w:date="2020-09-09T15:11:00Z">
                  <w:rPr>
                    <w:noProof/>
                    <w:webHidden/>
                  </w:rPr>
                </w:rPrChange>
              </w:rPr>
              <w:tab/>
            </w:r>
            <w:r w:rsidRPr="002622F0">
              <w:rPr>
                <w:rFonts w:asciiTheme="majorHAnsi" w:hAnsiTheme="majorHAnsi" w:cstheme="majorHAnsi"/>
                <w:noProof/>
                <w:webHidden/>
                <w:rPrChange w:id="47" w:author="STB" w:date="2020-09-09T15:11:00Z">
                  <w:rPr>
                    <w:noProof/>
                    <w:webHidden/>
                  </w:rPr>
                </w:rPrChange>
              </w:rPr>
              <w:fldChar w:fldCharType="begin"/>
            </w:r>
            <w:r w:rsidRPr="002622F0">
              <w:rPr>
                <w:rFonts w:asciiTheme="majorHAnsi" w:hAnsiTheme="majorHAnsi" w:cstheme="majorHAnsi"/>
                <w:noProof/>
                <w:webHidden/>
                <w:rPrChange w:id="48" w:author="STB" w:date="2020-09-09T15:11:00Z">
                  <w:rPr>
                    <w:noProof/>
                    <w:webHidden/>
                  </w:rPr>
                </w:rPrChange>
              </w:rPr>
              <w:instrText xml:space="preserve"> PAGEREF _Toc50556373 \h </w:instrText>
            </w:r>
          </w:ins>
          <w:r w:rsidRPr="002622F0">
            <w:rPr>
              <w:rFonts w:asciiTheme="majorHAnsi" w:hAnsiTheme="majorHAnsi" w:cstheme="majorHAnsi"/>
              <w:noProof/>
              <w:webHidden/>
              <w:rPrChange w:id="49"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0" w:author="STB" w:date="2020-09-09T15:11:00Z">
                <w:rPr>
                  <w:noProof/>
                  <w:webHidden/>
                </w:rPr>
              </w:rPrChange>
            </w:rPr>
            <w:fldChar w:fldCharType="separate"/>
          </w:r>
          <w:ins w:id="51" w:author="STB" w:date="2020-09-09T15:05:00Z">
            <w:r w:rsidRPr="002622F0">
              <w:rPr>
                <w:rFonts w:asciiTheme="majorHAnsi" w:hAnsiTheme="majorHAnsi" w:cstheme="majorHAnsi"/>
                <w:noProof/>
                <w:webHidden/>
                <w:rPrChange w:id="52" w:author="STB" w:date="2020-09-09T15:11:00Z">
                  <w:rPr>
                    <w:noProof/>
                    <w:webHidden/>
                  </w:rPr>
                </w:rPrChange>
              </w:rPr>
              <w:t>6</w:t>
            </w:r>
            <w:r w:rsidRPr="002622F0">
              <w:rPr>
                <w:rFonts w:asciiTheme="majorHAnsi" w:hAnsiTheme="majorHAnsi" w:cstheme="majorHAnsi"/>
                <w:noProof/>
                <w:webHidden/>
                <w:rPrChange w:id="53" w:author="STB" w:date="2020-09-09T15:11:00Z">
                  <w:rPr>
                    <w:noProof/>
                    <w:webHidden/>
                  </w:rPr>
                </w:rPrChange>
              </w:rPr>
              <w:fldChar w:fldCharType="end"/>
            </w:r>
            <w:r w:rsidRPr="002622F0">
              <w:rPr>
                <w:rStyle w:val="Hyperlink"/>
                <w:rFonts w:asciiTheme="majorHAnsi" w:hAnsiTheme="majorHAnsi" w:cstheme="majorHAnsi"/>
                <w:noProof/>
                <w:rPrChange w:id="54" w:author="STB" w:date="2020-09-09T15:11:00Z">
                  <w:rPr>
                    <w:rStyle w:val="Hyperlink"/>
                    <w:noProof/>
                  </w:rPr>
                </w:rPrChange>
              </w:rPr>
              <w:fldChar w:fldCharType="end"/>
            </w:r>
          </w:ins>
        </w:p>
        <w:p w14:paraId="668E0874" w14:textId="11BC5894" w:rsidR="006E199A" w:rsidRPr="002622F0" w:rsidRDefault="006E199A">
          <w:pPr>
            <w:pStyle w:val="TOC2"/>
            <w:rPr>
              <w:ins w:id="55" w:author="STB" w:date="2020-09-09T15:05:00Z"/>
              <w:rFonts w:asciiTheme="majorHAnsi" w:hAnsiTheme="majorHAnsi" w:cstheme="majorHAnsi"/>
              <w:noProof/>
              <w:rPrChange w:id="56" w:author="STB" w:date="2020-09-09T15:11:00Z">
                <w:rPr>
                  <w:ins w:id="57" w:author="STB" w:date="2020-09-09T15:05:00Z"/>
                  <w:noProof/>
                </w:rPr>
              </w:rPrChange>
            </w:rPr>
          </w:pPr>
          <w:ins w:id="58" w:author="STB" w:date="2020-09-09T15:05:00Z">
            <w:r w:rsidRPr="002622F0">
              <w:rPr>
                <w:rStyle w:val="Hyperlink"/>
                <w:rFonts w:asciiTheme="majorHAnsi" w:hAnsiTheme="majorHAnsi" w:cstheme="majorHAnsi"/>
                <w:noProof/>
                <w:rPrChange w:id="59" w:author="STB" w:date="2020-09-09T15:11:00Z">
                  <w:rPr>
                    <w:rStyle w:val="Hyperlink"/>
                    <w:noProof/>
                  </w:rPr>
                </w:rPrChange>
              </w:rPr>
              <w:fldChar w:fldCharType="begin"/>
            </w:r>
            <w:r w:rsidRPr="002622F0">
              <w:rPr>
                <w:rStyle w:val="Hyperlink"/>
                <w:rFonts w:asciiTheme="majorHAnsi" w:hAnsiTheme="majorHAnsi" w:cstheme="majorHAnsi"/>
                <w:noProof/>
                <w:rPrChange w:id="60" w:author="STB" w:date="2020-09-09T15:11:00Z">
                  <w:rPr>
                    <w:rStyle w:val="Hyperlink"/>
                    <w:noProof/>
                  </w:rPr>
                </w:rPrChange>
              </w:rPr>
              <w:instrText xml:space="preserve"> </w:instrText>
            </w:r>
            <w:r w:rsidRPr="002622F0">
              <w:rPr>
                <w:rFonts w:asciiTheme="majorHAnsi" w:hAnsiTheme="majorHAnsi" w:cstheme="majorHAnsi"/>
                <w:noProof/>
                <w:rPrChange w:id="61" w:author="STB" w:date="2020-09-09T15:11:00Z">
                  <w:rPr>
                    <w:noProof/>
                  </w:rPr>
                </w:rPrChange>
              </w:rPr>
              <w:instrText>HYPERLINK \l "_Toc50556374"</w:instrText>
            </w:r>
            <w:r w:rsidRPr="002622F0">
              <w:rPr>
                <w:rStyle w:val="Hyperlink"/>
                <w:rFonts w:asciiTheme="majorHAnsi" w:hAnsiTheme="majorHAnsi" w:cstheme="majorHAnsi"/>
                <w:noProof/>
                <w:rPrChange w:id="62" w:author="STB" w:date="2020-09-09T15:11:00Z">
                  <w:rPr>
                    <w:rStyle w:val="Hyperlink"/>
                    <w:noProof/>
                  </w:rPr>
                </w:rPrChange>
              </w:rPr>
              <w:instrText xml:space="preserve"> </w:instrText>
            </w:r>
            <w:r w:rsidRPr="002622F0">
              <w:rPr>
                <w:rStyle w:val="Hyperlink"/>
                <w:rFonts w:asciiTheme="majorHAnsi" w:hAnsiTheme="majorHAnsi" w:cstheme="majorHAnsi"/>
                <w:noProof/>
                <w:rPrChange w:id="63" w:author="STB" w:date="2020-09-09T15:11:00Z">
                  <w:rPr>
                    <w:rStyle w:val="Hyperlink"/>
                    <w:noProof/>
                  </w:rPr>
                </w:rPrChange>
              </w:rPr>
              <w:fldChar w:fldCharType="separate"/>
            </w:r>
            <w:r w:rsidRPr="002622F0">
              <w:rPr>
                <w:rStyle w:val="Hyperlink"/>
                <w:rFonts w:asciiTheme="majorHAnsi" w:hAnsiTheme="majorHAnsi" w:cstheme="majorHAnsi"/>
                <w:b/>
                <w:noProof/>
                <w:rPrChange w:id="64" w:author="STB" w:date="2020-09-09T15:11:00Z">
                  <w:rPr>
                    <w:rStyle w:val="Hyperlink"/>
                    <w:rFonts w:cstheme="majorHAnsi"/>
                    <w:b/>
                    <w:noProof/>
                  </w:rPr>
                </w:rPrChange>
              </w:rPr>
              <w:t>1.2. Development environment and language</w:t>
            </w:r>
            <w:r w:rsidRPr="002622F0">
              <w:rPr>
                <w:rFonts w:asciiTheme="majorHAnsi" w:hAnsiTheme="majorHAnsi" w:cstheme="majorHAnsi"/>
                <w:noProof/>
                <w:webHidden/>
                <w:rPrChange w:id="65" w:author="STB" w:date="2020-09-09T15:11:00Z">
                  <w:rPr>
                    <w:noProof/>
                    <w:webHidden/>
                  </w:rPr>
                </w:rPrChange>
              </w:rPr>
              <w:tab/>
            </w:r>
            <w:r w:rsidRPr="002622F0">
              <w:rPr>
                <w:rFonts w:asciiTheme="majorHAnsi" w:hAnsiTheme="majorHAnsi" w:cstheme="majorHAnsi"/>
                <w:noProof/>
                <w:webHidden/>
                <w:rPrChange w:id="66" w:author="STB" w:date="2020-09-09T15:11:00Z">
                  <w:rPr>
                    <w:noProof/>
                    <w:webHidden/>
                  </w:rPr>
                </w:rPrChange>
              </w:rPr>
              <w:fldChar w:fldCharType="begin"/>
            </w:r>
            <w:r w:rsidRPr="002622F0">
              <w:rPr>
                <w:rFonts w:asciiTheme="majorHAnsi" w:hAnsiTheme="majorHAnsi" w:cstheme="majorHAnsi"/>
                <w:noProof/>
                <w:webHidden/>
                <w:rPrChange w:id="67" w:author="STB" w:date="2020-09-09T15:11:00Z">
                  <w:rPr>
                    <w:noProof/>
                    <w:webHidden/>
                  </w:rPr>
                </w:rPrChange>
              </w:rPr>
              <w:instrText xml:space="preserve"> PAGEREF _Toc50556374 \h </w:instrText>
            </w:r>
          </w:ins>
          <w:r w:rsidRPr="002622F0">
            <w:rPr>
              <w:rFonts w:asciiTheme="majorHAnsi" w:hAnsiTheme="majorHAnsi" w:cstheme="majorHAnsi"/>
              <w:noProof/>
              <w:webHidden/>
              <w:rPrChange w:id="68"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69" w:author="STB" w:date="2020-09-09T15:11:00Z">
                <w:rPr>
                  <w:noProof/>
                  <w:webHidden/>
                </w:rPr>
              </w:rPrChange>
            </w:rPr>
            <w:fldChar w:fldCharType="separate"/>
          </w:r>
          <w:ins w:id="70" w:author="STB" w:date="2020-09-09T15:05:00Z">
            <w:r w:rsidRPr="002622F0">
              <w:rPr>
                <w:rFonts w:asciiTheme="majorHAnsi" w:hAnsiTheme="majorHAnsi" w:cstheme="majorHAnsi"/>
                <w:noProof/>
                <w:webHidden/>
                <w:rPrChange w:id="71" w:author="STB" w:date="2020-09-09T15:11:00Z">
                  <w:rPr>
                    <w:noProof/>
                    <w:webHidden/>
                  </w:rPr>
                </w:rPrChange>
              </w:rPr>
              <w:t>6</w:t>
            </w:r>
            <w:r w:rsidRPr="002622F0">
              <w:rPr>
                <w:rFonts w:asciiTheme="majorHAnsi" w:hAnsiTheme="majorHAnsi" w:cstheme="majorHAnsi"/>
                <w:noProof/>
                <w:webHidden/>
                <w:rPrChange w:id="72" w:author="STB" w:date="2020-09-09T15:11:00Z">
                  <w:rPr>
                    <w:noProof/>
                    <w:webHidden/>
                  </w:rPr>
                </w:rPrChange>
              </w:rPr>
              <w:fldChar w:fldCharType="end"/>
            </w:r>
            <w:r w:rsidRPr="002622F0">
              <w:rPr>
                <w:rStyle w:val="Hyperlink"/>
                <w:rFonts w:asciiTheme="majorHAnsi" w:hAnsiTheme="majorHAnsi" w:cstheme="majorHAnsi"/>
                <w:noProof/>
                <w:rPrChange w:id="73" w:author="STB" w:date="2020-09-09T15:11:00Z">
                  <w:rPr>
                    <w:rStyle w:val="Hyperlink"/>
                    <w:noProof/>
                  </w:rPr>
                </w:rPrChange>
              </w:rPr>
              <w:fldChar w:fldCharType="end"/>
            </w:r>
          </w:ins>
        </w:p>
        <w:p w14:paraId="71E72DA5" w14:textId="7682A11D" w:rsidR="006E199A" w:rsidRPr="002622F0" w:rsidRDefault="006E199A">
          <w:pPr>
            <w:pStyle w:val="TOC2"/>
            <w:rPr>
              <w:ins w:id="74" w:author="STB" w:date="2020-09-09T15:05:00Z"/>
              <w:rFonts w:asciiTheme="majorHAnsi" w:hAnsiTheme="majorHAnsi" w:cstheme="majorHAnsi"/>
              <w:noProof/>
              <w:rPrChange w:id="75" w:author="STB" w:date="2020-09-09T15:11:00Z">
                <w:rPr>
                  <w:ins w:id="76" w:author="STB" w:date="2020-09-09T15:05:00Z"/>
                  <w:noProof/>
                </w:rPr>
              </w:rPrChange>
            </w:rPr>
          </w:pPr>
          <w:ins w:id="77" w:author="STB" w:date="2020-09-09T15:05:00Z">
            <w:r w:rsidRPr="002622F0">
              <w:rPr>
                <w:rStyle w:val="Hyperlink"/>
                <w:rFonts w:asciiTheme="majorHAnsi" w:hAnsiTheme="majorHAnsi" w:cstheme="majorHAnsi"/>
                <w:noProof/>
                <w:rPrChange w:id="78" w:author="STB" w:date="2020-09-09T15:11:00Z">
                  <w:rPr>
                    <w:rStyle w:val="Hyperlink"/>
                    <w:noProof/>
                  </w:rPr>
                </w:rPrChange>
              </w:rPr>
              <w:fldChar w:fldCharType="begin"/>
            </w:r>
            <w:r w:rsidRPr="002622F0">
              <w:rPr>
                <w:rStyle w:val="Hyperlink"/>
                <w:rFonts w:asciiTheme="majorHAnsi" w:hAnsiTheme="majorHAnsi" w:cstheme="majorHAnsi"/>
                <w:noProof/>
                <w:rPrChange w:id="79" w:author="STB" w:date="2020-09-09T15:11:00Z">
                  <w:rPr>
                    <w:rStyle w:val="Hyperlink"/>
                    <w:noProof/>
                  </w:rPr>
                </w:rPrChange>
              </w:rPr>
              <w:instrText xml:space="preserve"> </w:instrText>
            </w:r>
            <w:r w:rsidRPr="002622F0">
              <w:rPr>
                <w:rFonts w:asciiTheme="majorHAnsi" w:hAnsiTheme="majorHAnsi" w:cstheme="majorHAnsi"/>
                <w:noProof/>
                <w:rPrChange w:id="80" w:author="STB" w:date="2020-09-09T15:11:00Z">
                  <w:rPr>
                    <w:noProof/>
                  </w:rPr>
                </w:rPrChange>
              </w:rPr>
              <w:instrText>HYPERLINK \l "_Toc50556375"</w:instrText>
            </w:r>
            <w:r w:rsidRPr="002622F0">
              <w:rPr>
                <w:rStyle w:val="Hyperlink"/>
                <w:rFonts w:asciiTheme="majorHAnsi" w:hAnsiTheme="majorHAnsi" w:cstheme="majorHAnsi"/>
                <w:noProof/>
                <w:rPrChange w:id="81" w:author="STB" w:date="2020-09-09T15:11:00Z">
                  <w:rPr>
                    <w:rStyle w:val="Hyperlink"/>
                    <w:noProof/>
                  </w:rPr>
                </w:rPrChange>
              </w:rPr>
              <w:instrText xml:space="preserve"> </w:instrText>
            </w:r>
            <w:r w:rsidRPr="002622F0">
              <w:rPr>
                <w:rStyle w:val="Hyperlink"/>
                <w:rFonts w:asciiTheme="majorHAnsi" w:hAnsiTheme="majorHAnsi" w:cstheme="majorHAnsi"/>
                <w:noProof/>
                <w:rPrChange w:id="82" w:author="STB" w:date="2020-09-09T15:11:00Z">
                  <w:rPr>
                    <w:rStyle w:val="Hyperlink"/>
                    <w:noProof/>
                  </w:rPr>
                </w:rPrChange>
              </w:rPr>
              <w:fldChar w:fldCharType="separate"/>
            </w:r>
            <w:r w:rsidRPr="002622F0">
              <w:rPr>
                <w:rStyle w:val="Hyperlink"/>
                <w:rFonts w:asciiTheme="majorHAnsi" w:hAnsiTheme="majorHAnsi" w:cstheme="majorHAnsi"/>
                <w:b/>
                <w:noProof/>
                <w:rPrChange w:id="83" w:author="STB" w:date="2020-09-09T15:11:00Z">
                  <w:rPr>
                    <w:rStyle w:val="Hyperlink"/>
                    <w:rFonts w:cstheme="majorHAnsi"/>
                    <w:b/>
                    <w:noProof/>
                  </w:rPr>
                </w:rPrChange>
              </w:rPr>
              <w:t>1.3. List of software function</w:t>
            </w:r>
            <w:r w:rsidRPr="002622F0">
              <w:rPr>
                <w:rFonts w:asciiTheme="majorHAnsi" w:hAnsiTheme="majorHAnsi" w:cstheme="majorHAnsi"/>
                <w:noProof/>
                <w:webHidden/>
                <w:rPrChange w:id="84" w:author="STB" w:date="2020-09-09T15:11:00Z">
                  <w:rPr>
                    <w:noProof/>
                    <w:webHidden/>
                  </w:rPr>
                </w:rPrChange>
              </w:rPr>
              <w:tab/>
            </w:r>
            <w:r w:rsidRPr="002622F0">
              <w:rPr>
                <w:rFonts w:asciiTheme="majorHAnsi" w:hAnsiTheme="majorHAnsi" w:cstheme="majorHAnsi"/>
                <w:noProof/>
                <w:webHidden/>
                <w:rPrChange w:id="85" w:author="STB" w:date="2020-09-09T15:11:00Z">
                  <w:rPr>
                    <w:noProof/>
                    <w:webHidden/>
                  </w:rPr>
                </w:rPrChange>
              </w:rPr>
              <w:fldChar w:fldCharType="begin"/>
            </w:r>
            <w:r w:rsidRPr="002622F0">
              <w:rPr>
                <w:rFonts w:asciiTheme="majorHAnsi" w:hAnsiTheme="majorHAnsi" w:cstheme="majorHAnsi"/>
                <w:noProof/>
                <w:webHidden/>
                <w:rPrChange w:id="86" w:author="STB" w:date="2020-09-09T15:11:00Z">
                  <w:rPr>
                    <w:noProof/>
                    <w:webHidden/>
                  </w:rPr>
                </w:rPrChange>
              </w:rPr>
              <w:instrText xml:space="preserve"> PAGEREF _Toc50556375 \h </w:instrText>
            </w:r>
          </w:ins>
          <w:r w:rsidRPr="002622F0">
            <w:rPr>
              <w:rFonts w:asciiTheme="majorHAnsi" w:hAnsiTheme="majorHAnsi" w:cstheme="majorHAnsi"/>
              <w:noProof/>
              <w:webHidden/>
              <w:rPrChange w:id="87"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88" w:author="STB" w:date="2020-09-09T15:11:00Z">
                <w:rPr>
                  <w:noProof/>
                  <w:webHidden/>
                </w:rPr>
              </w:rPrChange>
            </w:rPr>
            <w:fldChar w:fldCharType="separate"/>
          </w:r>
          <w:ins w:id="89" w:author="STB" w:date="2020-09-09T15:05:00Z">
            <w:r w:rsidRPr="002622F0">
              <w:rPr>
                <w:rFonts w:asciiTheme="majorHAnsi" w:hAnsiTheme="majorHAnsi" w:cstheme="majorHAnsi"/>
                <w:noProof/>
                <w:webHidden/>
                <w:rPrChange w:id="90" w:author="STB" w:date="2020-09-09T15:11:00Z">
                  <w:rPr>
                    <w:noProof/>
                    <w:webHidden/>
                  </w:rPr>
                </w:rPrChange>
              </w:rPr>
              <w:t>6</w:t>
            </w:r>
            <w:r w:rsidRPr="002622F0">
              <w:rPr>
                <w:rFonts w:asciiTheme="majorHAnsi" w:hAnsiTheme="majorHAnsi" w:cstheme="majorHAnsi"/>
                <w:noProof/>
                <w:webHidden/>
                <w:rPrChange w:id="91" w:author="STB" w:date="2020-09-09T15:11:00Z">
                  <w:rPr>
                    <w:noProof/>
                    <w:webHidden/>
                  </w:rPr>
                </w:rPrChange>
              </w:rPr>
              <w:fldChar w:fldCharType="end"/>
            </w:r>
            <w:r w:rsidRPr="002622F0">
              <w:rPr>
                <w:rStyle w:val="Hyperlink"/>
                <w:rFonts w:asciiTheme="majorHAnsi" w:hAnsiTheme="majorHAnsi" w:cstheme="majorHAnsi"/>
                <w:noProof/>
                <w:rPrChange w:id="92" w:author="STB" w:date="2020-09-09T15:11:00Z">
                  <w:rPr>
                    <w:rStyle w:val="Hyperlink"/>
                    <w:noProof/>
                  </w:rPr>
                </w:rPrChange>
              </w:rPr>
              <w:fldChar w:fldCharType="end"/>
            </w:r>
          </w:ins>
        </w:p>
        <w:p w14:paraId="4CCEF52C" w14:textId="184E2576" w:rsidR="006E199A" w:rsidRPr="002622F0" w:rsidRDefault="006E199A">
          <w:pPr>
            <w:pStyle w:val="TOC2"/>
            <w:rPr>
              <w:ins w:id="93" w:author="STB" w:date="2020-09-09T15:05:00Z"/>
              <w:rFonts w:asciiTheme="majorHAnsi" w:hAnsiTheme="majorHAnsi" w:cstheme="majorHAnsi"/>
              <w:noProof/>
              <w:rPrChange w:id="94" w:author="STB" w:date="2020-09-09T15:11:00Z">
                <w:rPr>
                  <w:ins w:id="95" w:author="STB" w:date="2020-09-09T15:05:00Z"/>
                  <w:noProof/>
                </w:rPr>
              </w:rPrChange>
            </w:rPr>
          </w:pPr>
          <w:ins w:id="96" w:author="STB" w:date="2020-09-09T15:05:00Z">
            <w:r w:rsidRPr="002622F0">
              <w:rPr>
                <w:rStyle w:val="Hyperlink"/>
                <w:rFonts w:asciiTheme="majorHAnsi" w:hAnsiTheme="majorHAnsi" w:cstheme="majorHAnsi"/>
                <w:noProof/>
                <w:rPrChange w:id="97" w:author="STB" w:date="2020-09-09T15:11:00Z">
                  <w:rPr>
                    <w:rStyle w:val="Hyperlink"/>
                    <w:noProof/>
                  </w:rPr>
                </w:rPrChange>
              </w:rPr>
              <w:fldChar w:fldCharType="begin"/>
            </w:r>
            <w:r w:rsidRPr="002622F0">
              <w:rPr>
                <w:rStyle w:val="Hyperlink"/>
                <w:rFonts w:asciiTheme="majorHAnsi" w:hAnsiTheme="majorHAnsi" w:cstheme="majorHAnsi"/>
                <w:noProof/>
                <w:rPrChange w:id="98" w:author="STB" w:date="2020-09-09T15:11:00Z">
                  <w:rPr>
                    <w:rStyle w:val="Hyperlink"/>
                    <w:noProof/>
                  </w:rPr>
                </w:rPrChange>
              </w:rPr>
              <w:instrText xml:space="preserve"> </w:instrText>
            </w:r>
            <w:r w:rsidRPr="002622F0">
              <w:rPr>
                <w:rFonts w:asciiTheme="majorHAnsi" w:hAnsiTheme="majorHAnsi" w:cstheme="majorHAnsi"/>
                <w:noProof/>
                <w:rPrChange w:id="99" w:author="STB" w:date="2020-09-09T15:11:00Z">
                  <w:rPr>
                    <w:noProof/>
                  </w:rPr>
                </w:rPrChange>
              </w:rPr>
              <w:instrText>HYPERLINK \l "_Toc50556376"</w:instrText>
            </w:r>
            <w:r w:rsidRPr="002622F0">
              <w:rPr>
                <w:rStyle w:val="Hyperlink"/>
                <w:rFonts w:asciiTheme="majorHAnsi" w:hAnsiTheme="majorHAnsi" w:cstheme="majorHAnsi"/>
                <w:noProof/>
                <w:rPrChange w:id="100" w:author="STB" w:date="2020-09-09T15:11:00Z">
                  <w:rPr>
                    <w:rStyle w:val="Hyperlink"/>
                    <w:noProof/>
                  </w:rPr>
                </w:rPrChange>
              </w:rPr>
              <w:instrText xml:space="preserve"> </w:instrText>
            </w:r>
            <w:r w:rsidRPr="002622F0">
              <w:rPr>
                <w:rStyle w:val="Hyperlink"/>
                <w:rFonts w:asciiTheme="majorHAnsi" w:hAnsiTheme="majorHAnsi" w:cstheme="majorHAnsi"/>
                <w:noProof/>
                <w:rPrChange w:id="101" w:author="STB" w:date="2020-09-09T15:11:00Z">
                  <w:rPr>
                    <w:rStyle w:val="Hyperlink"/>
                    <w:noProof/>
                  </w:rPr>
                </w:rPrChange>
              </w:rPr>
              <w:fldChar w:fldCharType="separate"/>
            </w:r>
            <w:r w:rsidRPr="002622F0">
              <w:rPr>
                <w:rStyle w:val="Hyperlink"/>
                <w:rFonts w:asciiTheme="majorHAnsi" w:hAnsiTheme="majorHAnsi" w:cstheme="majorHAnsi"/>
                <w:b/>
                <w:noProof/>
                <w:rPrChange w:id="102" w:author="STB" w:date="2020-09-09T15:11:00Z">
                  <w:rPr>
                    <w:rStyle w:val="Hyperlink"/>
                    <w:rFonts w:cstheme="majorHAnsi"/>
                    <w:b/>
                    <w:noProof/>
                  </w:rPr>
                </w:rPrChange>
              </w:rPr>
              <w:t>1.4. Software Block Diagram</w:t>
            </w:r>
            <w:r w:rsidRPr="002622F0">
              <w:rPr>
                <w:rFonts w:asciiTheme="majorHAnsi" w:hAnsiTheme="majorHAnsi" w:cstheme="majorHAnsi"/>
                <w:noProof/>
                <w:webHidden/>
                <w:rPrChange w:id="103" w:author="STB" w:date="2020-09-09T15:11:00Z">
                  <w:rPr>
                    <w:noProof/>
                    <w:webHidden/>
                  </w:rPr>
                </w:rPrChange>
              </w:rPr>
              <w:tab/>
            </w:r>
            <w:r w:rsidRPr="002622F0">
              <w:rPr>
                <w:rFonts w:asciiTheme="majorHAnsi" w:hAnsiTheme="majorHAnsi" w:cstheme="majorHAnsi"/>
                <w:noProof/>
                <w:webHidden/>
                <w:rPrChange w:id="104" w:author="STB" w:date="2020-09-09T15:11:00Z">
                  <w:rPr>
                    <w:noProof/>
                    <w:webHidden/>
                  </w:rPr>
                </w:rPrChange>
              </w:rPr>
              <w:fldChar w:fldCharType="begin"/>
            </w:r>
            <w:r w:rsidRPr="002622F0">
              <w:rPr>
                <w:rFonts w:asciiTheme="majorHAnsi" w:hAnsiTheme="majorHAnsi" w:cstheme="majorHAnsi"/>
                <w:noProof/>
                <w:webHidden/>
                <w:rPrChange w:id="105" w:author="STB" w:date="2020-09-09T15:11:00Z">
                  <w:rPr>
                    <w:noProof/>
                    <w:webHidden/>
                  </w:rPr>
                </w:rPrChange>
              </w:rPr>
              <w:instrText xml:space="preserve"> PAGEREF _Toc50556376 \h </w:instrText>
            </w:r>
          </w:ins>
          <w:r w:rsidRPr="002622F0">
            <w:rPr>
              <w:rFonts w:asciiTheme="majorHAnsi" w:hAnsiTheme="majorHAnsi" w:cstheme="majorHAnsi"/>
              <w:noProof/>
              <w:webHidden/>
              <w:rPrChange w:id="10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07" w:author="STB" w:date="2020-09-09T15:11:00Z">
                <w:rPr>
                  <w:noProof/>
                  <w:webHidden/>
                </w:rPr>
              </w:rPrChange>
            </w:rPr>
            <w:fldChar w:fldCharType="separate"/>
          </w:r>
          <w:ins w:id="108" w:author="STB" w:date="2020-09-09T15:05:00Z">
            <w:r w:rsidRPr="002622F0">
              <w:rPr>
                <w:rFonts w:asciiTheme="majorHAnsi" w:hAnsiTheme="majorHAnsi" w:cstheme="majorHAnsi"/>
                <w:noProof/>
                <w:webHidden/>
                <w:rPrChange w:id="109" w:author="STB" w:date="2020-09-09T15:11:00Z">
                  <w:rPr>
                    <w:noProof/>
                    <w:webHidden/>
                  </w:rPr>
                </w:rPrChange>
              </w:rPr>
              <w:t>7</w:t>
            </w:r>
            <w:r w:rsidRPr="002622F0">
              <w:rPr>
                <w:rFonts w:asciiTheme="majorHAnsi" w:hAnsiTheme="majorHAnsi" w:cstheme="majorHAnsi"/>
                <w:noProof/>
                <w:webHidden/>
                <w:rPrChange w:id="110" w:author="STB" w:date="2020-09-09T15:11:00Z">
                  <w:rPr>
                    <w:noProof/>
                    <w:webHidden/>
                  </w:rPr>
                </w:rPrChange>
              </w:rPr>
              <w:fldChar w:fldCharType="end"/>
            </w:r>
            <w:r w:rsidRPr="002622F0">
              <w:rPr>
                <w:rStyle w:val="Hyperlink"/>
                <w:rFonts w:asciiTheme="majorHAnsi" w:hAnsiTheme="majorHAnsi" w:cstheme="majorHAnsi"/>
                <w:noProof/>
                <w:rPrChange w:id="111" w:author="STB" w:date="2020-09-09T15:11:00Z">
                  <w:rPr>
                    <w:rStyle w:val="Hyperlink"/>
                    <w:noProof/>
                  </w:rPr>
                </w:rPrChange>
              </w:rPr>
              <w:fldChar w:fldCharType="end"/>
            </w:r>
          </w:ins>
        </w:p>
        <w:p w14:paraId="3AA077EB" w14:textId="6C514EBD" w:rsidR="006E199A" w:rsidRPr="002622F0" w:rsidRDefault="006E199A">
          <w:pPr>
            <w:pStyle w:val="TOC3"/>
            <w:rPr>
              <w:ins w:id="112" w:author="STB" w:date="2020-09-09T15:05:00Z"/>
              <w:b w:val="0"/>
              <w:rPrChange w:id="113" w:author="STB" w:date="2020-09-09T15:11:00Z">
                <w:rPr>
                  <w:ins w:id="114" w:author="STB" w:date="2020-09-09T15:05:00Z"/>
                  <w:rFonts w:asciiTheme="minorHAnsi" w:hAnsiTheme="minorHAnsi" w:cstheme="minorBidi"/>
                  <w:b w:val="0"/>
                </w:rPr>
              </w:rPrChange>
            </w:rPr>
          </w:pPr>
          <w:ins w:id="115" w:author="STB" w:date="2020-09-09T15:05:00Z">
            <w:r w:rsidRPr="00F4038B">
              <w:rPr>
                <w:rStyle w:val="Hyperlink"/>
              </w:rPr>
              <w:fldChar w:fldCharType="begin"/>
            </w:r>
            <w:r w:rsidRPr="002622F0">
              <w:rPr>
                <w:rStyle w:val="Hyperlink"/>
              </w:rPr>
              <w:instrText xml:space="preserve"> </w:instrText>
            </w:r>
            <w:r w:rsidRPr="002622F0">
              <w:instrText>HYPERLINK \l "_Toc50556377"</w:instrText>
            </w:r>
            <w:r w:rsidRPr="002622F0">
              <w:rPr>
                <w:rStyle w:val="Hyperlink"/>
              </w:rPr>
              <w:instrText xml:space="preserve"> </w:instrText>
            </w:r>
            <w:r w:rsidRPr="00F4038B">
              <w:rPr>
                <w:rStyle w:val="Hyperlink"/>
              </w:rPr>
              <w:fldChar w:fldCharType="separate"/>
            </w:r>
            <w:r w:rsidRPr="002622F0">
              <w:rPr>
                <w:rStyle w:val="Hyperlink"/>
                <w:lang w:eastAsia="ja-JP"/>
              </w:rPr>
              <w:t>1.4.1. Software block explanation</w:t>
            </w:r>
            <w:r w:rsidRPr="002622F0">
              <w:rPr>
                <w:b w:val="0"/>
                <w:webHidden/>
                <w:rPrChange w:id="116" w:author="STB" w:date="2020-09-09T15:11:00Z">
                  <w:rPr>
                    <w:webHidden/>
                  </w:rPr>
                </w:rPrChange>
              </w:rPr>
              <w:tab/>
            </w:r>
            <w:r w:rsidRPr="002622F0">
              <w:rPr>
                <w:b w:val="0"/>
                <w:webHidden/>
                <w:rPrChange w:id="117" w:author="STB" w:date="2020-09-09T15:11:00Z">
                  <w:rPr>
                    <w:webHidden/>
                  </w:rPr>
                </w:rPrChange>
              </w:rPr>
              <w:fldChar w:fldCharType="begin"/>
            </w:r>
            <w:r w:rsidRPr="002622F0">
              <w:rPr>
                <w:b w:val="0"/>
                <w:webHidden/>
                <w:rPrChange w:id="118" w:author="STB" w:date="2020-09-09T15:11:00Z">
                  <w:rPr>
                    <w:webHidden/>
                  </w:rPr>
                </w:rPrChange>
              </w:rPr>
              <w:instrText xml:space="preserve"> PAGEREF _Toc50556377 \h </w:instrText>
            </w:r>
          </w:ins>
          <w:r w:rsidRPr="002622F0">
            <w:rPr>
              <w:b w:val="0"/>
              <w:webHidden/>
              <w:rPrChange w:id="119" w:author="STB" w:date="2020-09-09T15:11:00Z">
                <w:rPr>
                  <w:b w:val="0"/>
                  <w:webHidden/>
                </w:rPr>
              </w:rPrChange>
            </w:rPr>
          </w:r>
          <w:r w:rsidRPr="002622F0">
            <w:rPr>
              <w:b w:val="0"/>
              <w:webHidden/>
              <w:rPrChange w:id="120" w:author="STB" w:date="2020-09-09T15:11:00Z">
                <w:rPr>
                  <w:webHidden/>
                </w:rPr>
              </w:rPrChange>
            </w:rPr>
            <w:fldChar w:fldCharType="separate"/>
          </w:r>
          <w:ins w:id="121" w:author="STB" w:date="2020-09-09T15:05:00Z">
            <w:r w:rsidRPr="002622F0">
              <w:rPr>
                <w:b w:val="0"/>
                <w:webHidden/>
                <w:rPrChange w:id="122" w:author="STB" w:date="2020-09-09T15:11:00Z">
                  <w:rPr>
                    <w:webHidden/>
                  </w:rPr>
                </w:rPrChange>
              </w:rPr>
              <w:t>7</w:t>
            </w:r>
            <w:r w:rsidRPr="002622F0">
              <w:rPr>
                <w:b w:val="0"/>
                <w:webHidden/>
                <w:rPrChange w:id="123" w:author="STB" w:date="2020-09-09T15:11:00Z">
                  <w:rPr>
                    <w:webHidden/>
                  </w:rPr>
                </w:rPrChange>
              </w:rPr>
              <w:fldChar w:fldCharType="end"/>
            </w:r>
            <w:r w:rsidRPr="00F4038B">
              <w:rPr>
                <w:rStyle w:val="Hyperlink"/>
              </w:rPr>
              <w:fldChar w:fldCharType="end"/>
            </w:r>
          </w:ins>
        </w:p>
        <w:p w14:paraId="39255188" w14:textId="4AD0D960" w:rsidR="006E199A" w:rsidRPr="002622F0" w:rsidRDefault="006E199A">
          <w:pPr>
            <w:pStyle w:val="TOC3"/>
            <w:rPr>
              <w:ins w:id="124" w:author="STB" w:date="2020-09-09T15:05:00Z"/>
              <w:b w:val="0"/>
              <w:rPrChange w:id="125" w:author="STB" w:date="2020-09-09T15:11:00Z">
                <w:rPr>
                  <w:ins w:id="126" w:author="STB" w:date="2020-09-09T15:05:00Z"/>
                  <w:rFonts w:asciiTheme="minorHAnsi" w:hAnsiTheme="minorHAnsi" w:cstheme="minorBidi"/>
                  <w:b w:val="0"/>
                </w:rPr>
              </w:rPrChange>
            </w:rPr>
          </w:pPr>
          <w:ins w:id="127" w:author="STB" w:date="2020-09-09T15:05:00Z">
            <w:r w:rsidRPr="00F4038B">
              <w:rPr>
                <w:rStyle w:val="Hyperlink"/>
              </w:rPr>
              <w:fldChar w:fldCharType="begin"/>
            </w:r>
            <w:r w:rsidRPr="002622F0">
              <w:rPr>
                <w:rStyle w:val="Hyperlink"/>
              </w:rPr>
              <w:instrText xml:space="preserve"> </w:instrText>
            </w:r>
            <w:r w:rsidRPr="002622F0">
              <w:instrText>HYPERLINK \l "_Toc50556378"</w:instrText>
            </w:r>
            <w:r w:rsidRPr="002622F0">
              <w:rPr>
                <w:rStyle w:val="Hyperlink"/>
              </w:rPr>
              <w:instrText xml:space="preserve"> </w:instrText>
            </w:r>
            <w:r w:rsidRPr="00F4038B">
              <w:rPr>
                <w:rStyle w:val="Hyperlink"/>
              </w:rPr>
              <w:fldChar w:fldCharType="separate"/>
            </w:r>
            <w:r w:rsidRPr="002622F0">
              <w:rPr>
                <w:rStyle w:val="Hyperlink"/>
              </w:rPr>
              <w:t>1.4.2. List of software modules</w:t>
            </w:r>
            <w:r w:rsidRPr="002622F0">
              <w:rPr>
                <w:b w:val="0"/>
                <w:webHidden/>
                <w:rPrChange w:id="128" w:author="STB" w:date="2020-09-09T15:11:00Z">
                  <w:rPr>
                    <w:webHidden/>
                  </w:rPr>
                </w:rPrChange>
              </w:rPr>
              <w:tab/>
            </w:r>
            <w:r w:rsidRPr="002622F0">
              <w:rPr>
                <w:b w:val="0"/>
                <w:webHidden/>
                <w:rPrChange w:id="129" w:author="STB" w:date="2020-09-09T15:11:00Z">
                  <w:rPr>
                    <w:webHidden/>
                  </w:rPr>
                </w:rPrChange>
              </w:rPr>
              <w:fldChar w:fldCharType="begin"/>
            </w:r>
            <w:r w:rsidRPr="002622F0">
              <w:rPr>
                <w:b w:val="0"/>
                <w:webHidden/>
                <w:rPrChange w:id="130" w:author="STB" w:date="2020-09-09T15:11:00Z">
                  <w:rPr>
                    <w:webHidden/>
                  </w:rPr>
                </w:rPrChange>
              </w:rPr>
              <w:instrText xml:space="preserve"> PAGEREF _Toc50556378 \h </w:instrText>
            </w:r>
          </w:ins>
          <w:r w:rsidRPr="002622F0">
            <w:rPr>
              <w:b w:val="0"/>
              <w:webHidden/>
              <w:rPrChange w:id="131" w:author="STB" w:date="2020-09-09T15:11:00Z">
                <w:rPr>
                  <w:b w:val="0"/>
                  <w:webHidden/>
                </w:rPr>
              </w:rPrChange>
            </w:rPr>
          </w:r>
          <w:r w:rsidRPr="002622F0">
            <w:rPr>
              <w:b w:val="0"/>
              <w:webHidden/>
              <w:rPrChange w:id="132" w:author="STB" w:date="2020-09-09T15:11:00Z">
                <w:rPr>
                  <w:webHidden/>
                </w:rPr>
              </w:rPrChange>
            </w:rPr>
            <w:fldChar w:fldCharType="separate"/>
          </w:r>
          <w:ins w:id="133" w:author="STB" w:date="2020-09-09T15:05:00Z">
            <w:r w:rsidRPr="002622F0">
              <w:rPr>
                <w:b w:val="0"/>
                <w:webHidden/>
                <w:rPrChange w:id="134" w:author="STB" w:date="2020-09-09T15:11:00Z">
                  <w:rPr>
                    <w:webHidden/>
                  </w:rPr>
                </w:rPrChange>
              </w:rPr>
              <w:t>7</w:t>
            </w:r>
            <w:r w:rsidRPr="002622F0">
              <w:rPr>
                <w:b w:val="0"/>
                <w:webHidden/>
                <w:rPrChange w:id="135" w:author="STB" w:date="2020-09-09T15:11:00Z">
                  <w:rPr>
                    <w:webHidden/>
                  </w:rPr>
                </w:rPrChange>
              </w:rPr>
              <w:fldChar w:fldCharType="end"/>
            </w:r>
            <w:r w:rsidRPr="00F4038B">
              <w:rPr>
                <w:rStyle w:val="Hyperlink"/>
              </w:rPr>
              <w:fldChar w:fldCharType="end"/>
            </w:r>
          </w:ins>
        </w:p>
        <w:p w14:paraId="67B59C1B" w14:textId="36DC9F2F" w:rsidR="006E199A" w:rsidRPr="002622F0" w:rsidRDefault="006E199A">
          <w:pPr>
            <w:pStyle w:val="TOC1"/>
            <w:rPr>
              <w:ins w:id="136" w:author="STB" w:date="2020-09-09T15:05:00Z"/>
              <w:rFonts w:asciiTheme="majorHAnsi" w:hAnsiTheme="majorHAnsi" w:cstheme="majorHAnsi"/>
              <w:noProof/>
              <w:rPrChange w:id="137" w:author="STB" w:date="2020-09-09T15:11:00Z">
                <w:rPr>
                  <w:ins w:id="138" w:author="STB" w:date="2020-09-09T15:05:00Z"/>
                  <w:noProof/>
                </w:rPr>
              </w:rPrChange>
            </w:rPr>
          </w:pPr>
          <w:ins w:id="139" w:author="STB" w:date="2020-09-09T15:05:00Z">
            <w:r w:rsidRPr="002622F0">
              <w:rPr>
                <w:rStyle w:val="Hyperlink"/>
                <w:rFonts w:asciiTheme="majorHAnsi" w:hAnsiTheme="majorHAnsi" w:cstheme="majorHAnsi"/>
                <w:noProof/>
                <w:rPrChange w:id="140" w:author="STB" w:date="2020-09-09T15:11:00Z">
                  <w:rPr>
                    <w:rStyle w:val="Hyperlink"/>
                    <w:noProof/>
                  </w:rPr>
                </w:rPrChange>
              </w:rPr>
              <w:fldChar w:fldCharType="begin"/>
            </w:r>
            <w:r w:rsidRPr="002622F0">
              <w:rPr>
                <w:rStyle w:val="Hyperlink"/>
                <w:rFonts w:asciiTheme="majorHAnsi" w:hAnsiTheme="majorHAnsi" w:cstheme="majorHAnsi"/>
                <w:noProof/>
                <w:rPrChange w:id="141" w:author="STB" w:date="2020-09-09T15:11:00Z">
                  <w:rPr>
                    <w:rStyle w:val="Hyperlink"/>
                    <w:noProof/>
                  </w:rPr>
                </w:rPrChange>
              </w:rPr>
              <w:instrText xml:space="preserve"> </w:instrText>
            </w:r>
            <w:r w:rsidRPr="002622F0">
              <w:rPr>
                <w:rFonts w:asciiTheme="majorHAnsi" w:hAnsiTheme="majorHAnsi" w:cstheme="majorHAnsi"/>
                <w:noProof/>
                <w:rPrChange w:id="142" w:author="STB" w:date="2020-09-09T15:11:00Z">
                  <w:rPr>
                    <w:noProof/>
                  </w:rPr>
                </w:rPrChange>
              </w:rPr>
              <w:instrText>HYPERLINK \l "_Toc50556379"</w:instrText>
            </w:r>
            <w:r w:rsidRPr="002622F0">
              <w:rPr>
                <w:rStyle w:val="Hyperlink"/>
                <w:rFonts w:asciiTheme="majorHAnsi" w:hAnsiTheme="majorHAnsi" w:cstheme="majorHAnsi"/>
                <w:noProof/>
                <w:rPrChange w:id="143" w:author="STB" w:date="2020-09-09T15:11:00Z">
                  <w:rPr>
                    <w:rStyle w:val="Hyperlink"/>
                    <w:noProof/>
                  </w:rPr>
                </w:rPrChange>
              </w:rPr>
              <w:instrText xml:space="preserve"> </w:instrText>
            </w:r>
            <w:r w:rsidRPr="002622F0">
              <w:rPr>
                <w:rStyle w:val="Hyperlink"/>
                <w:rFonts w:asciiTheme="majorHAnsi" w:hAnsiTheme="majorHAnsi" w:cstheme="majorHAnsi"/>
                <w:noProof/>
                <w:rPrChange w:id="144" w:author="STB" w:date="2020-09-09T15:11:00Z">
                  <w:rPr>
                    <w:rStyle w:val="Hyperlink"/>
                    <w:noProof/>
                  </w:rPr>
                </w:rPrChange>
              </w:rPr>
              <w:fldChar w:fldCharType="separate"/>
            </w:r>
            <w:r w:rsidRPr="002622F0">
              <w:rPr>
                <w:rStyle w:val="Hyperlink"/>
                <w:rFonts w:asciiTheme="majorHAnsi" w:hAnsiTheme="majorHAnsi" w:cstheme="majorHAnsi"/>
                <w:b/>
                <w:noProof/>
                <w:rPrChange w:id="145" w:author="STB" w:date="2020-09-09T15:11:00Z">
                  <w:rPr>
                    <w:rStyle w:val="Hyperlink"/>
                    <w:rFonts w:cstheme="majorHAnsi"/>
                    <w:b/>
                    <w:noProof/>
                  </w:rPr>
                </w:rPrChange>
              </w:rPr>
              <w:t>2. Library API Specification</w:t>
            </w:r>
            <w:r w:rsidRPr="002622F0">
              <w:rPr>
                <w:rFonts w:asciiTheme="majorHAnsi" w:hAnsiTheme="majorHAnsi" w:cstheme="majorHAnsi"/>
                <w:noProof/>
                <w:webHidden/>
                <w:rPrChange w:id="146" w:author="STB" w:date="2020-09-09T15:11:00Z">
                  <w:rPr>
                    <w:noProof/>
                    <w:webHidden/>
                  </w:rPr>
                </w:rPrChange>
              </w:rPr>
              <w:tab/>
            </w:r>
            <w:r w:rsidRPr="002622F0">
              <w:rPr>
                <w:rFonts w:asciiTheme="majorHAnsi" w:hAnsiTheme="majorHAnsi" w:cstheme="majorHAnsi"/>
                <w:noProof/>
                <w:webHidden/>
                <w:rPrChange w:id="147" w:author="STB" w:date="2020-09-09T15:11:00Z">
                  <w:rPr>
                    <w:noProof/>
                    <w:webHidden/>
                  </w:rPr>
                </w:rPrChange>
              </w:rPr>
              <w:fldChar w:fldCharType="begin"/>
            </w:r>
            <w:r w:rsidRPr="002622F0">
              <w:rPr>
                <w:rFonts w:asciiTheme="majorHAnsi" w:hAnsiTheme="majorHAnsi" w:cstheme="majorHAnsi"/>
                <w:noProof/>
                <w:webHidden/>
                <w:rPrChange w:id="148" w:author="STB" w:date="2020-09-09T15:11:00Z">
                  <w:rPr>
                    <w:noProof/>
                    <w:webHidden/>
                  </w:rPr>
                </w:rPrChange>
              </w:rPr>
              <w:instrText xml:space="preserve"> PAGEREF _Toc50556379 \h </w:instrText>
            </w:r>
          </w:ins>
          <w:r w:rsidRPr="002622F0">
            <w:rPr>
              <w:rFonts w:asciiTheme="majorHAnsi" w:hAnsiTheme="majorHAnsi" w:cstheme="majorHAnsi"/>
              <w:noProof/>
              <w:webHidden/>
              <w:rPrChange w:id="149"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50" w:author="STB" w:date="2020-09-09T15:11:00Z">
                <w:rPr>
                  <w:noProof/>
                  <w:webHidden/>
                </w:rPr>
              </w:rPrChange>
            </w:rPr>
            <w:fldChar w:fldCharType="separate"/>
          </w:r>
          <w:ins w:id="151" w:author="STB" w:date="2020-09-09T15:05:00Z">
            <w:r w:rsidRPr="002622F0">
              <w:rPr>
                <w:rFonts w:asciiTheme="majorHAnsi" w:hAnsiTheme="majorHAnsi" w:cstheme="majorHAnsi"/>
                <w:noProof/>
                <w:webHidden/>
                <w:rPrChange w:id="152" w:author="STB" w:date="2020-09-09T15:11:00Z">
                  <w:rPr>
                    <w:noProof/>
                    <w:webHidden/>
                  </w:rPr>
                </w:rPrChange>
              </w:rPr>
              <w:t>8</w:t>
            </w:r>
            <w:r w:rsidRPr="002622F0">
              <w:rPr>
                <w:rFonts w:asciiTheme="majorHAnsi" w:hAnsiTheme="majorHAnsi" w:cstheme="majorHAnsi"/>
                <w:noProof/>
                <w:webHidden/>
                <w:rPrChange w:id="153" w:author="STB" w:date="2020-09-09T15:11:00Z">
                  <w:rPr>
                    <w:noProof/>
                    <w:webHidden/>
                  </w:rPr>
                </w:rPrChange>
              </w:rPr>
              <w:fldChar w:fldCharType="end"/>
            </w:r>
            <w:r w:rsidRPr="002622F0">
              <w:rPr>
                <w:rStyle w:val="Hyperlink"/>
                <w:rFonts w:asciiTheme="majorHAnsi" w:hAnsiTheme="majorHAnsi" w:cstheme="majorHAnsi"/>
                <w:noProof/>
                <w:rPrChange w:id="154" w:author="STB" w:date="2020-09-09T15:11:00Z">
                  <w:rPr>
                    <w:rStyle w:val="Hyperlink"/>
                    <w:noProof/>
                  </w:rPr>
                </w:rPrChange>
              </w:rPr>
              <w:fldChar w:fldCharType="end"/>
            </w:r>
          </w:ins>
        </w:p>
        <w:p w14:paraId="3D329F83" w14:textId="1D4DA633" w:rsidR="006E199A" w:rsidRPr="002622F0" w:rsidRDefault="006E199A">
          <w:pPr>
            <w:pStyle w:val="TOC2"/>
            <w:rPr>
              <w:ins w:id="155" w:author="STB" w:date="2020-09-09T15:05:00Z"/>
              <w:rFonts w:asciiTheme="majorHAnsi" w:hAnsiTheme="majorHAnsi" w:cstheme="majorHAnsi"/>
              <w:noProof/>
              <w:rPrChange w:id="156" w:author="STB" w:date="2020-09-09T15:11:00Z">
                <w:rPr>
                  <w:ins w:id="157" w:author="STB" w:date="2020-09-09T15:05:00Z"/>
                  <w:noProof/>
                </w:rPr>
              </w:rPrChange>
            </w:rPr>
          </w:pPr>
          <w:ins w:id="158" w:author="STB" w:date="2020-09-09T15:05:00Z">
            <w:r w:rsidRPr="002622F0">
              <w:rPr>
                <w:rStyle w:val="Hyperlink"/>
                <w:rFonts w:asciiTheme="majorHAnsi" w:hAnsiTheme="majorHAnsi" w:cstheme="majorHAnsi"/>
                <w:noProof/>
                <w:rPrChange w:id="159" w:author="STB" w:date="2020-09-09T15:11:00Z">
                  <w:rPr>
                    <w:rStyle w:val="Hyperlink"/>
                    <w:noProof/>
                  </w:rPr>
                </w:rPrChange>
              </w:rPr>
              <w:fldChar w:fldCharType="begin"/>
            </w:r>
            <w:r w:rsidRPr="002622F0">
              <w:rPr>
                <w:rStyle w:val="Hyperlink"/>
                <w:rFonts w:asciiTheme="majorHAnsi" w:hAnsiTheme="majorHAnsi" w:cstheme="majorHAnsi"/>
                <w:noProof/>
                <w:rPrChange w:id="160" w:author="STB" w:date="2020-09-09T15:11:00Z">
                  <w:rPr>
                    <w:rStyle w:val="Hyperlink"/>
                    <w:noProof/>
                  </w:rPr>
                </w:rPrChange>
              </w:rPr>
              <w:instrText xml:space="preserve"> </w:instrText>
            </w:r>
            <w:r w:rsidRPr="002622F0">
              <w:rPr>
                <w:rFonts w:asciiTheme="majorHAnsi" w:hAnsiTheme="majorHAnsi" w:cstheme="majorHAnsi"/>
                <w:noProof/>
                <w:rPrChange w:id="161" w:author="STB" w:date="2020-09-09T15:11:00Z">
                  <w:rPr>
                    <w:noProof/>
                  </w:rPr>
                </w:rPrChange>
              </w:rPr>
              <w:instrText>HYPERLINK \l "_Toc50556380"</w:instrText>
            </w:r>
            <w:r w:rsidRPr="002622F0">
              <w:rPr>
                <w:rStyle w:val="Hyperlink"/>
                <w:rFonts w:asciiTheme="majorHAnsi" w:hAnsiTheme="majorHAnsi" w:cstheme="majorHAnsi"/>
                <w:noProof/>
                <w:rPrChange w:id="162" w:author="STB" w:date="2020-09-09T15:11:00Z">
                  <w:rPr>
                    <w:rStyle w:val="Hyperlink"/>
                    <w:noProof/>
                  </w:rPr>
                </w:rPrChange>
              </w:rPr>
              <w:instrText xml:space="preserve"> </w:instrText>
            </w:r>
            <w:r w:rsidRPr="002622F0">
              <w:rPr>
                <w:rStyle w:val="Hyperlink"/>
                <w:rFonts w:asciiTheme="majorHAnsi" w:hAnsiTheme="majorHAnsi" w:cstheme="majorHAnsi"/>
                <w:noProof/>
                <w:rPrChange w:id="163" w:author="STB" w:date="2020-09-09T15:11:00Z">
                  <w:rPr>
                    <w:rStyle w:val="Hyperlink"/>
                    <w:noProof/>
                  </w:rPr>
                </w:rPrChange>
              </w:rPr>
              <w:fldChar w:fldCharType="separate"/>
            </w:r>
            <w:r w:rsidRPr="002622F0">
              <w:rPr>
                <w:rStyle w:val="Hyperlink"/>
                <w:rFonts w:asciiTheme="majorHAnsi" w:hAnsiTheme="majorHAnsi" w:cstheme="majorHAnsi"/>
                <w:b/>
                <w:noProof/>
                <w:rPrChange w:id="164" w:author="STB" w:date="2020-09-09T15:11:00Z">
                  <w:rPr>
                    <w:rStyle w:val="Hyperlink"/>
                    <w:rFonts w:cstheme="majorHAnsi"/>
                    <w:b/>
                    <w:noProof/>
                  </w:rPr>
                </w:rPrChange>
              </w:rPr>
              <w:t>2.1. Overview</w:t>
            </w:r>
            <w:r w:rsidRPr="002622F0">
              <w:rPr>
                <w:rFonts w:asciiTheme="majorHAnsi" w:hAnsiTheme="majorHAnsi" w:cstheme="majorHAnsi"/>
                <w:noProof/>
                <w:webHidden/>
                <w:rPrChange w:id="165" w:author="STB" w:date="2020-09-09T15:11:00Z">
                  <w:rPr>
                    <w:noProof/>
                    <w:webHidden/>
                  </w:rPr>
                </w:rPrChange>
              </w:rPr>
              <w:tab/>
            </w:r>
            <w:r w:rsidRPr="002622F0">
              <w:rPr>
                <w:rFonts w:asciiTheme="majorHAnsi" w:hAnsiTheme="majorHAnsi" w:cstheme="majorHAnsi"/>
                <w:noProof/>
                <w:webHidden/>
                <w:rPrChange w:id="166" w:author="STB" w:date="2020-09-09T15:11:00Z">
                  <w:rPr>
                    <w:noProof/>
                    <w:webHidden/>
                  </w:rPr>
                </w:rPrChange>
              </w:rPr>
              <w:fldChar w:fldCharType="begin"/>
            </w:r>
            <w:r w:rsidRPr="002622F0">
              <w:rPr>
                <w:rFonts w:asciiTheme="majorHAnsi" w:hAnsiTheme="majorHAnsi" w:cstheme="majorHAnsi"/>
                <w:noProof/>
                <w:webHidden/>
                <w:rPrChange w:id="167" w:author="STB" w:date="2020-09-09T15:11:00Z">
                  <w:rPr>
                    <w:noProof/>
                    <w:webHidden/>
                  </w:rPr>
                </w:rPrChange>
              </w:rPr>
              <w:instrText xml:space="preserve"> PAGEREF _Toc50556380 \h </w:instrText>
            </w:r>
          </w:ins>
          <w:r w:rsidRPr="002622F0">
            <w:rPr>
              <w:rFonts w:asciiTheme="majorHAnsi" w:hAnsiTheme="majorHAnsi" w:cstheme="majorHAnsi"/>
              <w:noProof/>
              <w:webHidden/>
              <w:rPrChange w:id="168"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69" w:author="STB" w:date="2020-09-09T15:11:00Z">
                <w:rPr>
                  <w:noProof/>
                  <w:webHidden/>
                </w:rPr>
              </w:rPrChange>
            </w:rPr>
            <w:fldChar w:fldCharType="separate"/>
          </w:r>
          <w:ins w:id="170" w:author="STB" w:date="2020-09-09T15:05:00Z">
            <w:r w:rsidRPr="002622F0">
              <w:rPr>
                <w:rFonts w:asciiTheme="majorHAnsi" w:hAnsiTheme="majorHAnsi" w:cstheme="majorHAnsi"/>
                <w:noProof/>
                <w:webHidden/>
                <w:rPrChange w:id="171" w:author="STB" w:date="2020-09-09T15:11:00Z">
                  <w:rPr>
                    <w:noProof/>
                    <w:webHidden/>
                  </w:rPr>
                </w:rPrChange>
              </w:rPr>
              <w:t>8</w:t>
            </w:r>
            <w:r w:rsidRPr="002622F0">
              <w:rPr>
                <w:rFonts w:asciiTheme="majorHAnsi" w:hAnsiTheme="majorHAnsi" w:cstheme="majorHAnsi"/>
                <w:noProof/>
                <w:webHidden/>
                <w:rPrChange w:id="172" w:author="STB" w:date="2020-09-09T15:11:00Z">
                  <w:rPr>
                    <w:noProof/>
                    <w:webHidden/>
                  </w:rPr>
                </w:rPrChange>
              </w:rPr>
              <w:fldChar w:fldCharType="end"/>
            </w:r>
            <w:r w:rsidRPr="002622F0">
              <w:rPr>
                <w:rStyle w:val="Hyperlink"/>
                <w:rFonts w:asciiTheme="majorHAnsi" w:hAnsiTheme="majorHAnsi" w:cstheme="majorHAnsi"/>
                <w:noProof/>
                <w:rPrChange w:id="173" w:author="STB" w:date="2020-09-09T15:11:00Z">
                  <w:rPr>
                    <w:rStyle w:val="Hyperlink"/>
                    <w:noProof/>
                  </w:rPr>
                </w:rPrChange>
              </w:rPr>
              <w:fldChar w:fldCharType="end"/>
            </w:r>
          </w:ins>
        </w:p>
        <w:p w14:paraId="5A1E270D" w14:textId="66030CA5" w:rsidR="006E199A" w:rsidRPr="002622F0" w:rsidRDefault="006E199A">
          <w:pPr>
            <w:pStyle w:val="TOC2"/>
            <w:rPr>
              <w:ins w:id="174" w:author="STB" w:date="2020-09-09T15:05:00Z"/>
              <w:rFonts w:asciiTheme="majorHAnsi" w:hAnsiTheme="majorHAnsi" w:cstheme="majorHAnsi"/>
              <w:noProof/>
              <w:rPrChange w:id="175" w:author="STB" w:date="2020-09-09T15:11:00Z">
                <w:rPr>
                  <w:ins w:id="176" w:author="STB" w:date="2020-09-09T15:05:00Z"/>
                  <w:noProof/>
                </w:rPr>
              </w:rPrChange>
            </w:rPr>
          </w:pPr>
          <w:ins w:id="177" w:author="STB" w:date="2020-09-09T15:05:00Z">
            <w:r w:rsidRPr="002622F0">
              <w:rPr>
                <w:rStyle w:val="Hyperlink"/>
                <w:rFonts w:asciiTheme="majorHAnsi" w:hAnsiTheme="majorHAnsi" w:cstheme="majorHAnsi"/>
                <w:noProof/>
                <w:rPrChange w:id="178" w:author="STB" w:date="2020-09-09T15:11:00Z">
                  <w:rPr>
                    <w:rStyle w:val="Hyperlink"/>
                    <w:noProof/>
                  </w:rPr>
                </w:rPrChange>
              </w:rPr>
              <w:fldChar w:fldCharType="begin"/>
            </w:r>
            <w:r w:rsidRPr="002622F0">
              <w:rPr>
                <w:rStyle w:val="Hyperlink"/>
                <w:rFonts w:asciiTheme="majorHAnsi" w:hAnsiTheme="majorHAnsi" w:cstheme="majorHAnsi"/>
                <w:noProof/>
                <w:rPrChange w:id="179" w:author="STB" w:date="2020-09-09T15:11:00Z">
                  <w:rPr>
                    <w:rStyle w:val="Hyperlink"/>
                    <w:noProof/>
                  </w:rPr>
                </w:rPrChange>
              </w:rPr>
              <w:instrText xml:space="preserve"> </w:instrText>
            </w:r>
            <w:r w:rsidRPr="002622F0">
              <w:rPr>
                <w:rFonts w:asciiTheme="majorHAnsi" w:hAnsiTheme="majorHAnsi" w:cstheme="majorHAnsi"/>
                <w:noProof/>
                <w:rPrChange w:id="180" w:author="STB" w:date="2020-09-09T15:11:00Z">
                  <w:rPr>
                    <w:noProof/>
                  </w:rPr>
                </w:rPrChange>
              </w:rPr>
              <w:instrText>HYPERLINK \l "_Toc50556381"</w:instrText>
            </w:r>
            <w:r w:rsidRPr="002622F0">
              <w:rPr>
                <w:rStyle w:val="Hyperlink"/>
                <w:rFonts w:asciiTheme="majorHAnsi" w:hAnsiTheme="majorHAnsi" w:cstheme="majorHAnsi"/>
                <w:noProof/>
                <w:rPrChange w:id="181" w:author="STB" w:date="2020-09-09T15:11:00Z">
                  <w:rPr>
                    <w:rStyle w:val="Hyperlink"/>
                    <w:noProof/>
                  </w:rPr>
                </w:rPrChange>
              </w:rPr>
              <w:instrText xml:space="preserve"> </w:instrText>
            </w:r>
            <w:r w:rsidRPr="002622F0">
              <w:rPr>
                <w:rStyle w:val="Hyperlink"/>
                <w:rFonts w:asciiTheme="majorHAnsi" w:hAnsiTheme="majorHAnsi" w:cstheme="majorHAnsi"/>
                <w:noProof/>
                <w:rPrChange w:id="182" w:author="STB" w:date="2020-09-09T15:11:00Z">
                  <w:rPr>
                    <w:rStyle w:val="Hyperlink"/>
                    <w:noProof/>
                  </w:rPr>
                </w:rPrChange>
              </w:rPr>
              <w:fldChar w:fldCharType="separate"/>
            </w:r>
            <w:r w:rsidRPr="002622F0">
              <w:rPr>
                <w:rStyle w:val="Hyperlink"/>
                <w:rFonts w:asciiTheme="majorHAnsi" w:hAnsiTheme="majorHAnsi" w:cstheme="majorHAnsi"/>
                <w:b/>
                <w:noProof/>
                <w:rPrChange w:id="183" w:author="STB" w:date="2020-09-09T15:11:00Z">
                  <w:rPr>
                    <w:rStyle w:val="Hyperlink"/>
                    <w:rFonts w:cstheme="majorHAnsi"/>
                    <w:b/>
                    <w:noProof/>
                  </w:rPr>
                </w:rPrChange>
              </w:rPr>
              <w:t>2.2. Supported type list</w:t>
            </w:r>
            <w:r w:rsidRPr="002622F0">
              <w:rPr>
                <w:rFonts w:asciiTheme="majorHAnsi" w:hAnsiTheme="majorHAnsi" w:cstheme="majorHAnsi"/>
                <w:noProof/>
                <w:webHidden/>
                <w:rPrChange w:id="184" w:author="STB" w:date="2020-09-09T15:11:00Z">
                  <w:rPr>
                    <w:noProof/>
                    <w:webHidden/>
                  </w:rPr>
                </w:rPrChange>
              </w:rPr>
              <w:tab/>
            </w:r>
            <w:r w:rsidRPr="002622F0">
              <w:rPr>
                <w:rFonts w:asciiTheme="majorHAnsi" w:hAnsiTheme="majorHAnsi" w:cstheme="majorHAnsi"/>
                <w:noProof/>
                <w:webHidden/>
                <w:rPrChange w:id="185" w:author="STB" w:date="2020-09-09T15:11:00Z">
                  <w:rPr>
                    <w:noProof/>
                    <w:webHidden/>
                  </w:rPr>
                </w:rPrChange>
              </w:rPr>
              <w:fldChar w:fldCharType="begin"/>
            </w:r>
            <w:r w:rsidRPr="002622F0">
              <w:rPr>
                <w:rFonts w:asciiTheme="majorHAnsi" w:hAnsiTheme="majorHAnsi" w:cstheme="majorHAnsi"/>
                <w:noProof/>
                <w:webHidden/>
                <w:rPrChange w:id="186" w:author="STB" w:date="2020-09-09T15:11:00Z">
                  <w:rPr>
                    <w:noProof/>
                    <w:webHidden/>
                  </w:rPr>
                </w:rPrChange>
              </w:rPr>
              <w:instrText xml:space="preserve"> PAGEREF _Toc50556381 \h </w:instrText>
            </w:r>
          </w:ins>
          <w:r w:rsidRPr="002622F0">
            <w:rPr>
              <w:rFonts w:asciiTheme="majorHAnsi" w:hAnsiTheme="majorHAnsi" w:cstheme="majorHAnsi"/>
              <w:noProof/>
              <w:webHidden/>
              <w:rPrChange w:id="187"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188" w:author="STB" w:date="2020-09-09T15:11:00Z">
                <w:rPr>
                  <w:noProof/>
                  <w:webHidden/>
                </w:rPr>
              </w:rPrChange>
            </w:rPr>
            <w:fldChar w:fldCharType="separate"/>
          </w:r>
          <w:ins w:id="189" w:author="STB" w:date="2020-09-09T15:05:00Z">
            <w:r w:rsidRPr="002622F0">
              <w:rPr>
                <w:rFonts w:asciiTheme="majorHAnsi" w:hAnsiTheme="majorHAnsi" w:cstheme="majorHAnsi"/>
                <w:noProof/>
                <w:webHidden/>
                <w:rPrChange w:id="190" w:author="STB" w:date="2020-09-09T15:11:00Z">
                  <w:rPr>
                    <w:noProof/>
                    <w:webHidden/>
                  </w:rPr>
                </w:rPrChange>
              </w:rPr>
              <w:t>8</w:t>
            </w:r>
            <w:r w:rsidRPr="002622F0">
              <w:rPr>
                <w:rFonts w:asciiTheme="majorHAnsi" w:hAnsiTheme="majorHAnsi" w:cstheme="majorHAnsi"/>
                <w:noProof/>
                <w:webHidden/>
                <w:rPrChange w:id="191" w:author="STB" w:date="2020-09-09T15:11:00Z">
                  <w:rPr>
                    <w:noProof/>
                    <w:webHidden/>
                  </w:rPr>
                </w:rPrChange>
              </w:rPr>
              <w:fldChar w:fldCharType="end"/>
            </w:r>
            <w:r w:rsidRPr="002622F0">
              <w:rPr>
                <w:rStyle w:val="Hyperlink"/>
                <w:rFonts w:asciiTheme="majorHAnsi" w:hAnsiTheme="majorHAnsi" w:cstheme="majorHAnsi"/>
                <w:noProof/>
                <w:rPrChange w:id="192" w:author="STB" w:date="2020-09-09T15:11:00Z">
                  <w:rPr>
                    <w:rStyle w:val="Hyperlink"/>
                    <w:noProof/>
                  </w:rPr>
                </w:rPrChange>
              </w:rPr>
              <w:fldChar w:fldCharType="end"/>
            </w:r>
          </w:ins>
        </w:p>
        <w:p w14:paraId="51CCFBFB" w14:textId="3646178F" w:rsidR="006E199A" w:rsidRPr="002622F0" w:rsidRDefault="006E199A">
          <w:pPr>
            <w:pStyle w:val="TOC2"/>
            <w:rPr>
              <w:ins w:id="193" w:author="STB" w:date="2020-09-09T15:05:00Z"/>
              <w:rFonts w:asciiTheme="majorHAnsi" w:hAnsiTheme="majorHAnsi" w:cstheme="majorHAnsi"/>
              <w:noProof/>
              <w:rPrChange w:id="194" w:author="STB" w:date="2020-09-09T15:11:00Z">
                <w:rPr>
                  <w:ins w:id="195" w:author="STB" w:date="2020-09-09T15:05:00Z"/>
                  <w:noProof/>
                </w:rPr>
              </w:rPrChange>
            </w:rPr>
          </w:pPr>
          <w:ins w:id="196" w:author="STB" w:date="2020-09-09T15:05:00Z">
            <w:r w:rsidRPr="002622F0">
              <w:rPr>
                <w:rStyle w:val="Hyperlink"/>
                <w:rFonts w:asciiTheme="majorHAnsi" w:hAnsiTheme="majorHAnsi" w:cstheme="majorHAnsi"/>
                <w:noProof/>
                <w:rPrChange w:id="197" w:author="STB" w:date="2020-09-09T15:11:00Z">
                  <w:rPr>
                    <w:rStyle w:val="Hyperlink"/>
                    <w:noProof/>
                  </w:rPr>
                </w:rPrChange>
              </w:rPr>
              <w:fldChar w:fldCharType="begin"/>
            </w:r>
            <w:r w:rsidRPr="002622F0">
              <w:rPr>
                <w:rStyle w:val="Hyperlink"/>
                <w:rFonts w:asciiTheme="majorHAnsi" w:hAnsiTheme="majorHAnsi" w:cstheme="majorHAnsi"/>
                <w:noProof/>
                <w:rPrChange w:id="198" w:author="STB" w:date="2020-09-09T15:11:00Z">
                  <w:rPr>
                    <w:rStyle w:val="Hyperlink"/>
                    <w:noProof/>
                  </w:rPr>
                </w:rPrChange>
              </w:rPr>
              <w:instrText xml:space="preserve"> </w:instrText>
            </w:r>
            <w:r w:rsidRPr="002622F0">
              <w:rPr>
                <w:rFonts w:asciiTheme="majorHAnsi" w:hAnsiTheme="majorHAnsi" w:cstheme="majorHAnsi"/>
                <w:noProof/>
                <w:rPrChange w:id="199" w:author="STB" w:date="2020-09-09T15:11:00Z">
                  <w:rPr>
                    <w:noProof/>
                  </w:rPr>
                </w:rPrChange>
              </w:rPr>
              <w:instrText>HYPERLINK \l "_Toc50556382"</w:instrText>
            </w:r>
            <w:r w:rsidRPr="002622F0">
              <w:rPr>
                <w:rStyle w:val="Hyperlink"/>
                <w:rFonts w:asciiTheme="majorHAnsi" w:hAnsiTheme="majorHAnsi" w:cstheme="majorHAnsi"/>
                <w:noProof/>
                <w:rPrChange w:id="200" w:author="STB" w:date="2020-09-09T15:11:00Z">
                  <w:rPr>
                    <w:rStyle w:val="Hyperlink"/>
                    <w:noProof/>
                  </w:rPr>
                </w:rPrChange>
              </w:rPr>
              <w:instrText xml:space="preserve"> </w:instrText>
            </w:r>
            <w:r w:rsidRPr="002622F0">
              <w:rPr>
                <w:rStyle w:val="Hyperlink"/>
                <w:rFonts w:asciiTheme="majorHAnsi" w:hAnsiTheme="majorHAnsi" w:cstheme="majorHAnsi"/>
                <w:noProof/>
                <w:rPrChange w:id="201"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02" w:author="STB" w:date="2020-09-09T15:11:00Z">
                  <w:rPr>
                    <w:rStyle w:val="Hyperlink"/>
                    <w:rFonts w:cstheme="majorHAnsi"/>
                    <w:b/>
                    <w:noProof/>
                    <w:lang w:eastAsia="ja-JP"/>
                  </w:rPr>
                </w:rPrChange>
              </w:rPr>
              <w:t>2.3. enum:</w:t>
            </w:r>
            <w:r w:rsidRPr="002622F0">
              <w:rPr>
                <w:rStyle w:val="Hyperlink"/>
                <w:rFonts w:asciiTheme="majorHAnsi" w:hAnsiTheme="majorHAnsi" w:cstheme="majorHAnsi"/>
                <w:b/>
                <w:noProof/>
                <w:rPrChange w:id="203" w:author="STB" w:date="2020-09-09T15:11:00Z">
                  <w:rPr>
                    <w:rStyle w:val="Hyperlink"/>
                    <w:rFonts w:cstheme="majorHAnsi"/>
                    <w:b/>
                    <w:noProof/>
                  </w:rPr>
                </w:rPrChange>
              </w:rPr>
              <w:t xml:space="preserve"> TFL::TFL_RESULT</w:t>
            </w:r>
            <w:r w:rsidRPr="002622F0">
              <w:rPr>
                <w:rFonts w:asciiTheme="majorHAnsi" w:hAnsiTheme="majorHAnsi" w:cstheme="majorHAnsi"/>
                <w:noProof/>
                <w:webHidden/>
                <w:rPrChange w:id="204" w:author="STB" w:date="2020-09-09T15:11:00Z">
                  <w:rPr>
                    <w:noProof/>
                    <w:webHidden/>
                  </w:rPr>
                </w:rPrChange>
              </w:rPr>
              <w:tab/>
            </w:r>
            <w:r w:rsidRPr="002622F0">
              <w:rPr>
                <w:rFonts w:asciiTheme="majorHAnsi" w:hAnsiTheme="majorHAnsi" w:cstheme="majorHAnsi"/>
                <w:noProof/>
                <w:webHidden/>
                <w:rPrChange w:id="205" w:author="STB" w:date="2020-09-09T15:11:00Z">
                  <w:rPr>
                    <w:noProof/>
                    <w:webHidden/>
                  </w:rPr>
                </w:rPrChange>
              </w:rPr>
              <w:fldChar w:fldCharType="begin"/>
            </w:r>
            <w:r w:rsidRPr="002622F0">
              <w:rPr>
                <w:rFonts w:asciiTheme="majorHAnsi" w:hAnsiTheme="majorHAnsi" w:cstheme="majorHAnsi"/>
                <w:noProof/>
                <w:webHidden/>
                <w:rPrChange w:id="206" w:author="STB" w:date="2020-09-09T15:11:00Z">
                  <w:rPr>
                    <w:noProof/>
                    <w:webHidden/>
                  </w:rPr>
                </w:rPrChange>
              </w:rPr>
              <w:instrText xml:space="preserve"> PAGEREF _Toc50556382 \h </w:instrText>
            </w:r>
          </w:ins>
          <w:r w:rsidRPr="002622F0">
            <w:rPr>
              <w:rFonts w:asciiTheme="majorHAnsi" w:hAnsiTheme="majorHAnsi" w:cstheme="majorHAnsi"/>
              <w:noProof/>
              <w:webHidden/>
              <w:rPrChange w:id="207"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08" w:author="STB" w:date="2020-09-09T15:11:00Z">
                <w:rPr>
                  <w:noProof/>
                  <w:webHidden/>
                </w:rPr>
              </w:rPrChange>
            </w:rPr>
            <w:fldChar w:fldCharType="separate"/>
          </w:r>
          <w:ins w:id="209" w:author="STB" w:date="2020-09-09T15:05:00Z">
            <w:r w:rsidRPr="002622F0">
              <w:rPr>
                <w:rFonts w:asciiTheme="majorHAnsi" w:hAnsiTheme="majorHAnsi" w:cstheme="majorHAnsi"/>
                <w:noProof/>
                <w:webHidden/>
                <w:rPrChange w:id="210" w:author="STB" w:date="2020-09-09T15:11:00Z">
                  <w:rPr>
                    <w:noProof/>
                    <w:webHidden/>
                  </w:rPr>
                </w:rPrChange>
              </w:rPr>
              <w:t>9</w:t>
            </w:r>
            <w:r w:rsidRPr="002622F0">
              <w:rPr>
                <w:rFonts w:asciiTheme="majorHAnsi" w:hAnsiTheme="majorHAnsi" w:cstheme="majorHAnsi"/>
                <w:noProof/>
                <w:webHidden/>
                <w:rPrChange w:id="211" w:author="STB" w:date="2020-09-09T15:11:00Z">
                  <w:rPr>
                    <w:noProof/>
                    <w:webHidden/>
                  </w:rPr>
                </w:rPrChange>
              </w:rPr>
              <w:fldChar w:fldCharType="end"/>
            </w:r>
            <w:r w:rsidRPr="002622F0">
              <w:rPr>
                <w:rStyle w:val="Hyperlink"/>
                <w:rFonts w:asciiTheme="majorHAnsi" w:hAnsiTheme="majorHAnsi" w:cstheme="majorHAnsi"/>
                <w:noProof/>
                <w:rPrChange w:id="212" w:author="STB" w:date="2020-09-09T15:11:00Z">
                  <w:rPr>
                    <w:rStyle w:val="Hyperlink"/>
                    <w:noProof/>
                  </w:rPr>
                </w:rPrChange>
              </w:rPr>
              <w:fldChar w:fldCharType="end"/>
            </w:r>
          </w:ins>
        </w:p>
        <w:p w14:paraId="3FEBB95B" w14:textId="1193D899" w:rsidR="006E199A" w:rsidRPr="002622F0" w:rsidRDefault="006E199A">
          <w:pPr>
            <w:pStyle w:val="TOC2"/>
            <w:rPr>
              <w:ins w:id="213" w:author="STB" w:date="2020-09-09T15:05:00Z"/>
              <w:rFonts w:asciiTheme="majorHAnsi" w:hAnsiTheme="majorHAnsi" w:cstheme="majorHAnsi"/>
              <w:noProof/>
              <w:rPrChange w:id="214" w:author="STB" w:date="2020-09-09T15:11:00Z">
                <w:rPr>
                  <w:ins w:id="215" w:author="STB" w:date="2020-09-09T15:05:00Z"/>
                  <w:noProof/>
                </w:rPr>
              </w:rPrChange>
            </w:rPr>
          </w:pPr>
          <w:ins w:id="216" w:author="STB" w:date="2020-09-09T15:05:00Z">
            <w:r w:rsidRPr="002622F0">
              <w:rPr>
                <w:rStyle w:val="Hyperlink"/>
                <w:rFonts w:asciiTheme="majorHAnsi" w:hAnsiTheme="majorHAnsi" w:cstheme="majorHAnsi"/>
                <w:noProof/>
                <w:rPrChange w:id="217" w:author="STB" w:date="2020-09-09T15:11:00Z">
                  <w:rPr>
                    <w:rStyle w:val="Hyperlink"/>
                    <w:noProof/>
                  </w:rPr>
                </w:rPrChange>
              </w:rPr>
              <w:fldChar w:fldCharType="begin"/>
            </w:r>
            <w:r w:rsidRPr="002622F0">
              <w:rPr>
                <w:rStyle w:val="Hyperlink"/>
                <w:rFonts w:asciiTheme="majorHAnsi" w:hAnsiTheme="majorHAnsi" w:cstheme="majorHAnsi"/>
                <w:noProof/>
                <w:rPrChange w:id="218" w:author="STB" w:date="2020-09-09T15:11:00Z">
                  <w:rPr>
                    <w:rStyle w:val="Hyperlink"/>
                    <w:noProof/>
                  </w:rPr>
                </w:rPrChange>
              </w:rPr>
              <w:instrText xml:space="preserve"> </w:instrText>
            </w:r>
            <w:r w:rsidRPr="002622F0">
              <w:rPr>
                <w:rFonts w:asciiTheme="majorHAnsi" w:hAnsiTheme="majorHAnsi" w:cstheme="majorHAnsi"/>
                <w:noProof/>
                <w:rPrChange w:id="219" w:author="STB" w:date="2020-09-09T15:11:00Z">
                  <w:rPr>
                    <w:noProof/>
                  </w:rPr>
                </w:rPrChange>
              </w:rPr>
              <w:instrText>HYPERLINK \l "_Toc50556383"</w:instrText>
            </w:r>
            <w:r w:rsidRPr="002622F0">
              <w:rPr>
                <w:rStyle w:val="Hyperlink"/>
                <w:rFonts w:asciiTheme="majorHAnsi" w:hAnsiTheme="majorHAnsi" w:cstheme="majorHAnsi"/>
                <w:noProof/>
                <w:rPrChange w:id="220" w:author="STB" w:date="2020-09-09T15:11:00Z">
                  <w:rPr>
                    <w:rStyle w:val="Hyperlink"/>
                    <w:noProof/>
                  </w:rPr>
                </w:rPrChange>
              </w:rPr>
              <w:instrText xml:space="preserve"> </w:instrText>
            </w:r>
            <w:r w:rsidRPr="002622F0">
              <w:rPr>
                <w:rStyle w:val="Hyperlink"/>
                <w:rFonts w:asciiTheme="majorHAnsi" w:hAnsiTheme="majorHAnsi" w:cstheme="majorHAnsi"/>
                <w:noProof/>
                <w:rPrChange w:id="221" w:author="STB" w:date="2020-09-09T15:11:00Z">
                  <w:rPr>
                    <w:rStyle w:val="Hyperlink"/>
                    <w:noProof/>
                  </w:rPr>
                </w:rPrChange>
              </w:rPr>
              <w:fldChar w:fldCharType="separate"/>
            </w:r>
            <w:r w:rsidRPr="002622F0">
              <w:rPr>
                <w:rStyle w:val="Hyperlink"/>
                <w:rFonts w:asciiTheme="majorHAnsi" w:hAnsiTheme="majorHAnsi" w:cstheme="majorHAnsi"/>
                <w:b/>
                <w:noProof/>
                <w:rPrChange w:id="222" w:author="STB" w:date="2020-09-09T15:11:00Z">
                  <w:rPr>
                    <w:rStyle w:val="Hyperlink"/>
                    <w:rFonts w:cstheme="majorHAnsi"/>
                    <w:b/>
                    <w:noProof/>
                  </w:rPr>
                </w:rPrChange>
              </w:rPr>
              <w:t>2.4. Struct: TFL::IndexTriangle</w:t>
            </w:r>
            <w:r w:rsidRPr="002622F0">
              <w:rPr>
                <w:rFonts w:asciiTheme="majorHAnsi" w:hAnsiTheme="majorHAnsi" w:cstheme="majorHAnsi"/>
                <w:noProof/>
                <w:webHidden/>
                <w:rPrChange w:id="223" w:author="STB" w:date="2020-09-09T15:11:00Z">
                  <w:rPr>
                    <w:noProof/>
                    <w:webHidden/>
                  </w:rPr>
                </w:rPrChange>
              </w:rPr>
              <w:tab/>
            </w:r>
            <w:r w:rsidRPr="002622F0">
              <w:rPr>
                <w:rFonts w:asciiTheme="majorHAnsi" w:hAnsiTheme="majorHAnsi" w:cstheme="majorHAnsi"/>
                <w:noProof/>
                <w:webHidden/>
                <w:rPrChange w:id="224" w:author="STB" w:date="2020-09-09T15:11:00Z">
                  <w:rPr>
                    <w:noProof/>
                    <w:webHidden/>
                  </w:rPr>
                </w:rPrChange>
              </w:rPr>
              <w:fldChar w:fldCharType="begin"/>
            </w:r>
            <w:r w:rsidRPr="002622F0">
              <w:rPr>
                <w:rFonts w:asciiTheme="majorHAnsi" w:hAnsiTheme="majorHAnsi" w:cstheme="majorHAnsi"/>
                <w:noProof/>
                <w:webHidden/>
                <w:rPrChange w:id="225" w:author="STB" w:date="2020-09-09T15:11:00Z">
                  <w:rPr>
                    <w:noProof/>
                    <w:webHidden/>
                  </w:rPr>
                </w:rPrChange>
              </w:rPr>
              <w:instrText xml:space="preserve"> PAGEREF _Toc50556383 \h </w:instrText>
            </w:r>
          </w:ins>
          <w:r w:rsidRPr="002622F0">
            <w:rPr>
              <w:rFonts w:asciiTheme="majorHAnsi" w:hAnsiTheme="majorHAnsi" w:cstheme="majorHAnsi"/>
              <w:noProof/>
              <w:webHidden/>
              <w:rPrChange w:id="22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27" w:author="STB" w:date="2020-09-09T15:11:00Z">
                <w:rPr>
                  <w:noProof/>
                  <w:webHidden/>
                </w:rPr>
              </w:rPrChange>
            </w:rPr>
            <w:fldChar w:fldCharType="separate"/>
          </w:r>
          <w:ins w:id="228" w:author="STB" w:date="2020-09-09T15:05:00Z">
            <w:r w:rsidRPr="002622F0">
              <w:rPr>
                <w:rFonts w:asciiTheme="majorHAnsi" w:hAnsiTheme="majorHAnsi" w:cstheme="majorHAnsi"/>
                <w:noProof/>
                <w:webHidden/>
                <w:rPrChange w:id="229" w:author="STB" w:date="2020-09-09T15:11:00Z">
                  <w:rPr>
                    <w:noProof/>
                    <w:webHidden/>
                  </w:rPr>
                </w:rPrChange>
              </w:rPr>
              <w:t>11</w:t>
            </w:r>
            <w:r w:rsidRPr="002622F0">
              <w:rPr>
                <w:rFonts w:asciiTheme="majorHAnsi" w:hAnsiTheme="majorHAnsi" w:cstheme="majorHAnsi"/>
                <w:noProof/>
                <w:webHidden/>
                <w:rPrChange w:id="230" w:author="STB" w:date="2020-09-09T15:11:00Z">
                  <w:rPr>
                    <w:noProof/>
                    <w:webHidden/>
                  </w:rPr>
                </w:rPrChange>
              </w:rPr>
              <w:fldChar w:fldCharType="end"/>
            </w:r>
            <w:r w:rsidRPr="002622F0">
              <w:rPr>
                <w:rStyle w:val="Hyperlink"/>
                <w:rFonts w:asciiTheme="majorHAnsi" w:hAnsiTheme="majorHAnsi" w:cstheme="majorHAnsi"/>
                <w:noProof/>
                <w:rPrChange w:id="231" w:author="STB" w:date="2020-09-09T15:11:00Z">
                  <w:rPr>
                    <w:rStyle w:val="Hyperlink"/>
                    <w:noProof/>
                  </w:rPr>
                </w:rPrChange>
              </w:rPr>
              <w:fldChar w:fldCharType="end"/>
            </w:r>
          </w:ins>
        </w:p>
        <w:p w14:paraId="5132A47C" w14:textId="79C4B932" w:rsidR="006E199A" w:rsidRPr="002622F0" w:rsidRDefault="006E199A">
          <w:pPr>
            <w:pStyle w:val="TOC2"/>
            <w:rPr>
              <w:ins w:id="232" w:author="STB" w:date="2020-09-09T15:05:00Z"/>
              <w:rFonts w:asciiTheme="majorHAnsi" w:hAnsiTheme="majorHAnsi" w:cstheme="majorHAnsi"/>
              <w:noProof/>
              <w:rPrChange w:id="233" w:author="STB" w:date="2020-09-09T15:11:00Z">
                <w:rPr>
                  <w:ins w:id="234" w:author="STB" w:date="2020-09-09T15:05:00Z"/>
                  <w:noProof/>
                </w:rPr>
              </w:rPrChange>
            </w:rPr>
          </w:pPr>
          <w:ins w:id="235" w:author="STB" w:date="2020-09-09T15:05:00Z">
            <w:r w:rsidRPr="002622F0">
              <w:rPr>
                <w:rStyle w:val="Hyperlink"/>
                <w:rFonts w:asciiTheme="majorHAnsi" w:hAnsiTheme="majorHAnsi" w:cstheme="majorHAnsi"/>
                <w:noProof/>
                <w:rPrChange w:id="236" w:author="STB" w:date="2020-09-09T15:11:00Z">
                  <w:rPr>
                    <w:rStyle w:val="Hyperlink"/>
                    <w:noProof/>
                  </w:rPr>
                </w:rPrChange>
              </w:rPr>
              <w:fldChar w:fldCharType="begin"/>
            </w:r>
            <w:r w:rsidRPr="002622F0">
              <w:rPr>
                <w:rStyle w:val="Hyperlink"/>
                <w:rFonts w:asciiTheme="majorHAnsi" w:hAnsiTheme="majorHAnsi" w:cstheme="majorHAnsi"/>
                <w:noProof/>
                <w:rPrChange w:id="237" w:author="STB" w:date="2020-09-09T15:11:00Z">
                  <w:rPr>
                    <w:rStyle w:val="Hyperlink"/>
                    <w:noProof/>
                  </w:rPr>
                </w:rPrChange>
              </w:rPr>
              <w:instrText xml:space="preserve"> </w:instrText>
            </w:r>
            <w:r w:rsidRPr="002622F0">
              <w:rPr>
                <w:rFonts w:asciiTheme="majorHAnsi" w:hAnsiTheme="majorHAnsi" w:cstheme="majorHAnsi"/>
                <w:noProof/>
                <w:rPrChange w:id="238" w:author="STB" w:date="2020-09-09T15:11:00Z">
                  <w:rPr>
                    <w:noProof/>
                  </w:rPr>
                </w:rPrChange>
              </w:rPr>
              <w:instrText>HYPERLINK \l "_Toc50556384"</w:instrText>
            </w:r>
            <w:r w:rsidRPr="002622F0">
              <w:rPr>
                <w:rStyle w:val="Hyperlink"/>
                <w:rFonts w:asciiTheme="majorHAnsi" w:hAnsiTheme="majorHAnsi" w:cstheme="majorHAnsi"/>
                <w:noProof/>
                <w:rPrChange w:id="239" w:author="STB" w:date="2020-09-09T15:11:00Z">
                  <w:rPr>
                    <w:rStyle w:val="Hyperlink"/>
                    <w:noProof/>
                  </w:rPr>
                </w:rPrChange>
              </w:rPr>
              <w:instrText xml:space="preserve"> </w:instrText>
            </w:r>
            <w:r w:rsidRPr="002622F0">
              <w:rPr>
                <w:rStyle w:val="Hyperlink"/>
                <w:rFonts w:asciiTheme="majorHAnsi" w:hAnsiTheme="majorHAnsi" w:cstheme="majorHAnsi"/>
                <w:noProof/>
                <w:rPrChange w:id="240" w:author="STB" w:date="2020-09-09T15:11:00Z">
                  <w:rPr>
                    <w:rStyle w:val="Hyperlink"/>
                    <w:noProof/>
                  </w:rPr>
                </w:rPrChange>
              </w:rPr>
              <w:fldChar w:fldCharType="separate"/>
            </w:r>
            <w:r w:rsidRPr="002622F0">
              <w:rPr>
                <w:rStyle w:val="Hyperlink"/>
                <w:rFonts w:asciiTheme="majorHAnsi" w:hAnsiTheme="majorHAnsi" w:cstheme="majorHAnsi"/>
                <w:b/>
                <w:noProof/>
                <w:rPrChange w:id="241" w:author="STB" w:date="2020-09-09T15:11:00Z">
                  <w:rPr>
                    <w:rStyle w:val="Hyperlink"/>
                    <w:rFonts w:cstheme="majorHAnsi"/>
                    <w:b/>
                    <w:noProof/>
                  </w:rPr>
                </w:rPrChange>
              </w:rPr>
              <w:t>2.5. Typedef: TFL::IndexTriangles</w:t>
            </w:r>
            <w:r w:rsidRPr="002622F0">
              <w:rPr>
                <w:rFonts w:asciiTheme="majorHAnsi" w:hAnsiTheme="majorHAnsi" w:cstheme="majorHAnsi"/>
                <w:noProof/>
                <w:webHidden/>
                <w:rPrChange w:id="242" w:author="STB" w:date="2020-09-09T15:11:00Z">
                  <w:rPr>
                    <w:noProof/>
                    <w:webHidden/>
                  </w:rPr>
                </w:rPrChange>
              </w:rPr>
              <w:tab/>
            </w:r>
            <w:r w:rsidRPr="002622F0">
              <w:rPr>
                <w:rFonts w:asciiTheme="majorHAnsi" w:hAnsiTheme="majorHAnsi" w:cstheme="majorHAnsi"/>
                <w:noProof/>
                <w:webHidden/>
                <w:rPrChange w:id="243" w:author="STB" w:date="2020-09-09T15:11:00Z">
                  <w:rPr>
                    <w:noProof/>
                    <w:webHidden/>
                  </w:rPr>
                </w:rPrChange>
              </w:rPr>
              <w:fldChar w:fldCharType="begin"/>
            </w:r>
            <w:r w:rsidRPr="002622F0">
              <w:rPr>
                <w:rFonts w:asciiTheme="majorHAnsi" w:hAnsiTheme="majorHAnsi" w:cstheme="majorHAnsi"/>
                <w:noProof/>
                <w:webHidden/>
                <w:rPrChange w:id="244" w:author="STB" w:date="2020-09-09T15:11:00Z">
                  <w:rPr>
                    <w:noProof/>
                    <w:webHidden/>
                  </w:rPr>
                </w:rPrChange>
              </w:rPr>
              <w:instrText xml:space="preserve"> PAGEREF _Toc50556384 \h </w:instrText>
            </w:r>
          </w:ins>
          <w:r w:rsidRPr="002622F0">
            <w:rPr>
              <w:rFonts w:asciiTheme="majorHAnsi" w:hAnsiTheme="majorHAnsi" w:cstheme="majorHAnsi"/>
              <w:noProof/>
              <w:webHidden/>
              <w:rPrChange w:id="245"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46" w:author="STB" w:date="2020-09-09T15:11:00Z">
                <w:rPr>
                  <w:noProof/>
                  <w:webHidden/>
                </w:rPr>
              </w:rPrChange>
            </w:rPr>
            <w:fldChar w:fldCharType="separate"/>
          </w:r>
          <w:ins w:id="247" w:author="STB" w:date="2020-09-09T15:05:00Z">
            <w:r w:rsidRPr="002622F0">
              <w:rPr>
                <w:rFonts w:asciiTheme="majorHAnsi" w:hAnsiTheme="majorHAnsi" w:cstheme="majorHAnsi"/>
                <w:noProof/>
                <w:webHidden/>
                <w:rPrChange w:id="248" w:author="STB" w:date="2020-09-09T15:11:00Z">
                  <w:rPr>
                    <w:noProof/>
                    <w:webHidden/>
                  </w:rPr>
                </w:rPrChange>
              </w:rPr>
              <w:t>12</w:t>
            </w:r>
            <w:r w:rsidRPr="002622F0">
              <w:rPr>
                <w:rFonts w:asciiTheme="majorHAnsi" w:hAnsiTheme="majorHAnsi" w:cstheme="majorHAnsi"/>
                <w:noProof/>
                <w:webHidden/>
                <w:rPrChange w:id="249" w:author="STB" w:date="2020-09-09T15:11:00Z">
                  <w:rPr>
                    <w:noProof/>
                    <w:webHidden/>
                  </w:rPr>
                </w:rPrChange>
              </w:rPr>
              <w:fldChar w:fldCharType="end"/>
            </w:r>
            <w:r w:rsidRPr="002622F0">
              <w:rPr>
                <w:rStyle w:val="Hyperlink"/>
                <w:rFonts w:asciiTheme="majorHAnsi" w:hAnsiTheme="majorHAnsi" w:cstheme="majorHAnsi"/>
                <w:noProof/>
                <w:rPrChange w:id="250" w:author="STB" w:date="2020-09-09T15:11:00Z">
                  <w:rPr>
                    <w:rStyle w:val="Hyperlink"/>
                    <w:noProof/>
                  </w:rPr>
                </w:rPrChange>
              </w:rPr>
              <w:fldChar w:fldCharType="end"/>
            </w:r>
          </w:ins>
        </w:p>
        <w:p w14:paraId="1EDD0D61" w14:textId="22C00A56" w:rsidR="006E199A" w:rsidRPr="002622F0" w:rsidRDefault="006E199A">
          <w:pPr>
            <w:pStyle w:val="TOC2"/>
            <w:rPr>
              <w:ins w:id="251" w:author="STB" w:date="2020-09-09T15:05:00Z"/>
              <w:rFonts w:asciiTheme="majorHAnsi" w:hAnsiTheme="majorHAnsi" w:cstheme="majorHAnsi"/>
              <w:noProof/>
              <w:rPrChange w:id="252" w:author="STB" w:date="2020-09-09T15:11:00Z">
                <w:rPr>
                  <w:ins w:id="253" w:author="STB" w:date="2020-09-09T15:05:00Z"/>
                  <w:noProof/>
                </w:rPr>
              </w:rPrChange>
            </w:rPr>
          </w:pPr>
          <w:ins w:id="254" w:author="STB" w:date="2020-09-09T15:05:00Z">
            <w:r w:rsidRPr="002622F0">
              <w:rPr>
                <w:rStyle w:val="Hyperlink"/>
                <w:rFonts w:asciiTheme="majorHAnsi" w:hAnsiTheme="majorHAnsi" w:cstheme="majorHAnsi"/>
                <w:noProof/>
                <w:rPrChange w:id="255" w:author="STB" w:date="2020-09-09T15:11:00Z">
                  <w:rPr>
                    <w:rStyle w:val="Hyperlink"/>
                    <w:noProof/>
                  </w:rPr>
                </w:rPrChange>
              </w:rPr>
              <w:fldChar w:fldCharType="begin"/>
            </w:r>
            <w:r w:rsidRPr="002622F0">
              <w:rPr>
                <w:rStyle w:val="Hyperlink"/>
                <w:rFonts w:asciiTheme="majorHAnsi" w:hAnsiTheme="majorHAnsi" w:cstheme="majorHAnsi"/>
                <w:noProof/>
                <w:rPrChange w:id="256" w:author="STB" w:date="2020-09-09T15:11:00Z">
                  <w:rPr>
                    <w:rStyle w:val="Hyperlink"/>
                    <w:noProof/>
                  </w:rPr>
                </w:rPrChange>
              </w:rPr>
              <w:instrText xml:space="preserve"> </w:instrText>
            </w:r>
            <w:r w:rsidRPr="002622F0">
              <w:rPr>
                <w:rFonts w:asciiTheme="majorHAnsi" w:hAnsiTheme="majorHAnsi" w:cstheme="majorHAnsi"/>
                <w:noProof/>
                <w:rPrChange w:id="257" w:author="STB" w:date="2020-09-09T15:11:00Z">
                  <w:rPr>
                    <w:noProof/>
                  </w:rPr>
                </w:rPrChange>
              </w:rPr>
              <w:instrText>HYPERLINK \l "_Toc50556385"</w:instrText>
            </w:r>
            <w:r w:rsidRPr="002622F0">
              <w:rPr>
                <w:rStyle w:val="Hyperlink"/>
                <w:rFonts w:asciiTheme="majorHAnsi" w:hAnsiTheme="majorHAnsi" w:cstheme="majorHAnsi"/>
                <w:noProof/>
                <w:rPrChange w:id="258" w:author="STB" w:date="2020-09-09T15:11:00Z">
                  <w:rPr>
                    <w:rStyle w:val="Hyperlink"/>
                    <w:noProof/>
                  </w:rPr>
                </w:rPrChange>
              </w:rPr>
              <w:instrText xml:space="preserve"> </w:instrText>
            </w:r>
            <w:r w:rsidRPr="002622F0">
              <w:rPr>
                <w:rStyle w:val="Hyperlink"/>
                <w:rFonts w:asciiTheme="majorHAnsi" w:hAnsiTheme="majorHAnsi" w:cstheme="majorHAnsi"/>
                <w:noProof/>
                <w:rPrChange w:id="259"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60" w:author="STB" w:date="2020-09-09T15:11:00Z">
                  <w:rPr>
                    <w:rStyle w:val="Hyperlink"/>
                    <w:rFonts w:cstheme="majorHAnsi"/>
                    <w:b/>
                    <w:noProof/>
                    <w:lang w:eastAsia="ja-JP"/>
                  </w:rPr>
                </w:rPrChange>
              </w:rPr>
              <w:t xml:space="preserve">2.6. Typedef: </w:t>
            </w:r>
            <w:r w:rsidRPr="002622F0">
              <w:rPr>
                <w:rStyle w:val="Hyperlink"/>
                <w:rFonts w:asciiTheme="majorHAnsi" w:hAnsiTheme="majorHAnsi" w:cstheme="majorHAnsi"/>
                <w:b/>
                <w:noProof/>
                <w:rPrChange w:id="261" w:author="STB" w:date="2020-09-09T15:11:00Z">
                  <w:rPr>
                    <w:rStyle w:val="Hyperlink"/>
                    <w:rFonts w:cstheme="majorHAnsi"/>
                    <w:b/>
                    <w:noProof/>
                  </w:rPr>
                </w:rPrChange>
              </w:rPr>
              <w:t>TFL::TFL_PointCloud</w:t>
            </w:r>
            <w:r w:rsidRPr="002622F0">
              <w:rPr>
                <w:rFonts w:asciiTheme="majorHAnsi" w:hAnsiTheme="majorHAnsi" w:cstheme="majorHAnsi"/>
                <w:noProof/>
                <w:webHidden/>
                <w:rPrChange w:id="262" w:author="STB" w:date="2020-09-09T15:11:00Z">
                  <w:rPr>
                    <w:noProof/>
                    <w:webHidden/>
                  </w:rPr>
                </w:rPrChange>
              </w:rPr>
              <w:tab/>
            </w:r>
            <w:r w:rsidRPr="002622F0">
              <w:rPr>
                <w:rFonts w:asciiTheme="majorHAnsi" w:hAnsiTheme="majorHAnsi" w:cstheme="majorHAnsi"/>
                <w:noProof/>
                <w:webHidden/>
                <w:rPrChange w:id="263" w:author="STB" w:date="2020-09-09T15:11:00Z">
                  <w:rPr>
                    <w:noProof/>
                    <w:webHidden/>
                  </w:rPr>
                </w:rPrChange>
              </w:rPr>
              <w:fldChar w:fldCharType="begin"/>
            </w:r>
            <w:r w:rsidRPr="002622F0">
              <w:rPr>
                <w:rFonts w:asciiTheme="majorHAnsi" w:hAnsiTheme="majorHAnsi" w:cstheme="majorHAnsi"/>
                <w:noProof/>
                <w:webHidden/>
                <w:rPrChange w:id="264" w:author="STB" w:date="2020-09-09T15:11:00Z">
                  <w:rPr>
                    <w:noProof/>
                    <w:webHidden/>
                  </w:rPr>
                </w:rPrChange>
              </w:rPr>
              <w:instrText xml:space="preserve"> PAGEREF _Toc50556385 \h </w:instrText>
            </w:r>
          </w:ins>
          <w:r w:rsidRPr="002622F0">
            <w:rPr>
              <w:rFonts w:asciiTheme="majorHAnsi" w:hAnsiTheme="majorHAnsi" w:cstheme="majorHAnsi"/>
              <w:noProof/>
              <w:webHidden/>
              <w:rPrChange w:id="265"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66" w:author="STB" w:date="2020-09-09T15:11:00Z">
                <w:rPr>
                  <w:noProof/>
                  <w:webHidden/>
                </w:rPr>
              </w:rPrChange>
            </w:rPr>
            <w:fldChar w:fldCharType="separate"/>
          </w:r>
          <w:ins w:id="267" w:author="STB" w:date="2020-09-09T15:05:00Z">
            <w:r w:rsidRPr="002622F0">
              <w:rPr>
                <w:rFonts w:asciiTheme="majorHAnsi" w:hAnsiTheme="majorHAnsi" w:cstheme="majorHAnsi"/>
                <w:noProof/>
                <w:webHidden/>
                <w:rPrChange w:id="268" w:author="STB" w:date="2020-09-09T15:11:00Z">
                  <w:rPr>
                    <w:noProof/>
                    <w:webHidden/>
                  </w:rPr>
                </w:rPrChange>
              </w:rPr>
              <w:t>12</w:t>
            </w:r>
            <w:r w:rsidRPr="002622F0">
              <w:rPr>
                <w:rFonts w:asciiTheme="majorHAnsi" w:hAnsiTheme="majorHAnsi" w:cstheme="majorHAnsi"/>
                <w:noProof/>
                <w:webHidden/>
                <w:rPrChange w:id="269" w:author="STB" w:date="2020-09-09T15:11:00Z">
                  <w:rPr>
                    <w:noProof/>
                    <w:webHidden/>
                  </w:rPr>
                </w:rPrChange>
              </w:rPr>
              <w:fldChar w:fldCharType="end"/>
            </w:r>
            <w:r w:rsidRPr="002622F0">
              <w:rPr>
                <w:rStyle w:val="Hyperlink"/>
                <w:rFonts w:asciiTheme="majorHAnsi" w:hAnsiTheme="majorHAnsi" w:cstheme="majorHAnsi"/>
                <w:noProof/>
                <w:rPrChange w:id="270" w:author="STB" w:date="2020-09-09T15:11:00Z">
                  <w:rPr>
                    <w:rStyle w:val="Hyperlink"/>
                    <w:noProof/>
                  </w:rPr>
                </w:rPrChange>
              </w:rPr>
              <w:fldChar w:fldCharType="end"/>
            </w:r>
          </w:ins>
        </w:p>
        <w:p w14:paraId="2156FE09" w14:textId="4E695426" w:rsidR="006E199A" w:rsidRPr="002622F0" w:rsidRDefault="006E199A">
          <w:pPr>
            <w:pStyle w:val="TOC2"/>
            <w:rPr>
              <w:ins w:id="271" w:author="STB" w:date="2020-09-09T15:05:00Z"/>
              <w:rFonts w:asciiTheme="majorHAnsi" w:hAnsiTheme="majorHAnsi" w:cstheme="majorHAnsi"/>
              <w:noProof/>
              <w:rPrChange w:id="272" w:author="STB" w:date="2020-09-09T15:11:00Z">
                <w:rPr>
                  <w:ins w:id="273" w:author="STB" w:date="2020-09-09T15:05:00Z"/>
                  <w:noProof/>
                </w:rPr>
              </w:rPrChange>
            </w:rPr>
          </w:pPr>
          <w:ins w:id="274" w:author="STB" w:date="2020-09-09T15:05:00Z">
            <w:r w:rsidRPr="002622F0">
              <w:rPr>
                <w:rStyle w:val="Hyperlink"/>
                <w:rFonts w:asciiTheme="majorHAnsi" w:hAnsiTheme="majorHAnsi" w:cstheme="majorHAnsi"/>
                <w:noProof/>
                <w:rPrChange w:id="275" w:author="STB" w:date="2020-09-09T15:11:00Z">
                  <w:rPr>
                    <w:rStyle w:val="Hyperlink"/>
                    <w:noProof/>
                  </w:rPr>
                </w:rPrChange>
              </w:rPr>
              <w:fldChar w:fldCharType="begin"/>
            </w:r>
            <w:r w:rsidRPr="002622F0">
              <w:rPr>
                <w:rStyle w:val="Hyperlink"/>
                <w:rFonts w:asciiTheme="majorHAnsi" w:hAnsiTheme="majorHAnsi" w:cstheme="majorHAnsi"/>
                <w:noProof/>
                <w:rPrChange w:id="276" w:author="STB" w:date="2020-09-09T15:11:00Z">
                  <w:rPr>
                    <w:rStyle w:val="Hyperlink"/>
                    <w:noProof/>
                  </w:rPr>
                </w:rPrChange>
              </w:rPr>
              <w:instrText xml:space="preserve"> </w:instrText>
            </w:r>
            <w:r w:rsidRPr="002622F0">
              <w:rPr>
                <w:rFonts w:asciiTheme="majorHAnsi" w:hAnsiTheme="majorHAnsi" w:cstheme="majorHAnsi"/>
                <w:noProof/>
                <w:rPrChange w:id="277" w:author="STB" w:date="2020-09-09T15:11:00Z">
                  <w:rPr>
                    <w:noProof/>
                  </w:rPr>
                </w:rPrChange>
              </w:rPr>
              <w:instrText>HYPERLINK \l "_Toc50556386"</w:instrText>
            </w:r>
            <w:r w:rsidRPr="002622F0">
              <w:rPr>
                <w:rStyle w:val="Hyperlink"/>
                <w:rFonts w:asciiTheme="majorHAnsi" w:hAnsiTheme="majorHAnsi" w:cstheme="majorHAnsi"/>
                <w:noProof/>
                <w:rPrChange w:id="278" w:author="STB" w:date="2020-09-09T15:11:00Z">
                  <w:rPr>
                    <w:rStyle w:val="Hyperlink"/>
                    <w:noProof/>
                  </w:rPr>
                </w:rPrChange>
              </w:rPr>
              <w:instrText xml:space="preserve"> </w:instrText>
            </w:r>
            <w:r w:rsidRPr="002622F0">
              <w:rPr>
                <w:rStyle w:val="Hyperlink"/>
                <w:rFonts w:asciiTheme="majorHAnsi" w:hAnsiTheme="majorHAnsi" w:cstheme="majorHAnsi"/>
                <w:noProof/>
                <w:rPrChange w:id="279" w:author="STB" w:date="2020-09-09T15:11:00Z">
                  <w:rPr>
                    <w:rStyle w:val="Hyperlink"/>
                    <w:noProof/>
                  </w:rPr>
                </w:rPrChange>
              </w:rPr>
              <w:fldChar w:fldCharType="separate"/>
            </w:r>
            <w:r w:rsidRPr="002622F0">
              <w:rPr>
                <w:rStyle w:val="Hyperlink"/>
                <w:rFonts w:asciiTheme="majorHAnsi" w:hAnsiTheme="majorHAnsi" w:cstheme="majorHAnsi"/>
                <w:b/>
                <w:noProof/>
                <w:lang w:eastAsia="ja-JP"/>
                <w:rPrChange w:id="280" w:author="STB" w:date="2020-09-09T15:11:00Z">
                  <w:rPr>
                    <w:rStyle w:val="Hyperlink"/>
                    <w:rFonts w:cstheme="majorHAnsi"/>
                    <w:b/>
                    <w:noProof/>
                    <w:lang w:eastAsia="ja-JP"/>
                  </w:rPr>
                </w:rPrChange>
              </w:rPr>
              <w:t>2.7. Struct: TFL::TFL_Polygon</w:t>
            </w:r>
            <w:r w:rsidRPr="002622F0">
              <w:rPr>
                <w:rFonts w:asciiTheme="majorHAnsi" w:hAnsiTheme="majorHAnsi" w:cstheme="majorHAnsi"/>
                <w:noProof/>
                <w:webHidden/>
                <w:rPrChange w:id="281" w:author="STB" w:date="2020-09-09T15:11:00Z">
                  <w:rPr>
                    <w:noProof/>
                    <w:webHidden/>
                  </w:rPr>
                </w:rPrChange>
              </w:rPr>
              <w:tab/>
            </w:r>
            <w:r w:rsidRPr="002622F0">
              <w:rPr>
                <w:rFonts w:asciiTheme="majorHAnsi" w:hAnsiTheme="majorHAnsi" w:cstheme="majorHAnsi"/>
                <w:noProof/>
                <w:webHidden/>
                <w:rPrChange w:id="282" w:author="STB" w:date="2020-09-09T15:11:00Z">
                  <w:rPr>
                    <w:noProof/>
                    <w:webHidden/>
                  </w:rPr>
                </w:rPrChange>
              </w:rPr>
              <w:fldChar w:fldCharType="begin"/>
            </w:r>
            <w:r w:rsidRPr="002622F0">
              <w:rPr>
                <w:rFonts w:asciiTheme="majorHAnsi" w:hAnsiTheme="majorHAnsi" w:cstheme="majorHAnsi"/>
                <w:noProof/>
                <w:webHidden/>
                <w:rPrChange w:id="283" w:author="STB" w:date="2020-09-09T15:11:00Z">
                  <w:rPr>
                    <w:noProof/>
                    <w:webHidden/>
                  </w:rPr>
                </w:rPrChange>
              </w:rPr>
              <w:instrText xml:space="preserve"> PAGEREF _Toc50556386 \h </w:instrText>
            </w:r>
          </w:ins>
          <w:r w:rsidRPr="002622F0">
            <w:rPr>
              <w:rFonts w:asciiTheme="majorHAnsi" w:hAnsiTheme="majorHAnsi" w:cstheme="majorHAnsi"/>
              <w:noProof/>
              <w:webHidden/>
              <w:rPrChange w:id="284"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285" w:author="STB" w:date="2020-09-09T15:11:00Z">
                <w:rPr>
                  <w:noProof/>
                  <w:webHidden/>
                </w:rPr>
              </w:rPrChange>
            </w:rPr>
            <w:fldChar w:fldCharType="separate"/>
          </w:r>
          <w:ins w:id="286" w:author="STB" w:date="2020-09-09T15:05:00Z">
            <w:r w:rsidRPr="002622F0">
              <w:rPr>
                <w:rFonts w:asciiTheme="majorHAnsi" w:hAnsiTheme="majorHAnsi" w:cstheme="majorHAnsi"/>
                <w:noProof/>
                <w:webHidden/>
                <w:rPrChange w:id="287" w:author="STB" w:date="2020-09-09T15:11:00Z">
                  <w:rPr>
                    <w:noProof/>
                    <w:webHidden/>
                  </w:rPr>
                </w:rPrChange>
              </w:rPr>
              <w:t>13</w:t>
            </w:r>
            <w:r w:rsidRPr="002622F0">
              <w:rPr>
                <w:rFonts w:asciiTheme="majorHAnsi" w:hAnsiTheme="majorHAnsi" w:cstheme="majorHAnsi"/>
                <w:noProof/>
                <w:webHidden/>
                <w:rPrChange w:id="288" w:author="STB" w:date="2020-09-09T15:11:00Z">
                  <w:rPr>
                    <w:noProof/>
                    <w:webHidden/>
                  </w:rPr>
                </w:rPrChange>
              </w:rPr>
              <w:fldChar w:fldCharType="end"/>
            </w:r>
            <w:r w:rsidRPr="002622F0">
              <w:rPr>
                <w:rStyle w:val="Hyperlink"/>
                <w:rFonts w:asciiTheme="majorHAnsi" w:hAnsiTheme="majorHAnsi" w:cstheme="majorHAnsi"/>
                <w:noProof/>
                <w:rPrChange w:id="289" w:author="STB" w:date="2020-09-09T15:11:00Z">
                  <w:rPr>
                    <w:rStyle w:val="Hyperlink"/>
                    <w:noProof/>
                  </w:rPr>
                </w:rPrChange>
              </w:rPr>
              <w:fldChar w:fldCharType="end"/>
            </w:r>
          </w:ins>
        </w:p>
        <w:p w14:paraId="215C50CD" w14:textId="7F2A835E" w:rsidR="006E199A" w:rsidRPr="002622F0" w:rsidRDefault="006E199A">
          <w:pPr>
            <w:pStyle w:val="TOC2"/>
            <w:rPr>
              <w:ins w:id="290" w:author="STB" w:date="2020-09-09T15:05:00Z"/>
              <w:rFonts w:asciiTheme="majorHAnsi" w:hAnsiTheme="majorHAnsi" w:cstheme="majorHAnsi"/>
              <w:noProof/>
              <w:rPrChange w:id="291" w:author="STB" w:date="2020-09-09T15:11:00Z">
                <w:rPr>
                  <w:ins w:id="292" w:author="STB" w:date="2020-09-09T15:05:00Z"/>
                  <w:noProof/>
                </w:rPr>
              </w:rPrChange>
            </w:rPr>
          </w:pPr>
          <w:ins w:id="293" w:author="STB" w:date="2020-09-09T15:05:00Z">
            <w:r w:rsidRPr="002622F0">
              <w:rPr>
                <w:rStyle w:val="Hyperlink"/>
                <w:rFonts w:asciiTheme="majorHAnsi" w:hAnsiTheme="majorHAnsi" w:cstheme="majorHAnsi"/>
                <w:noProof/>
                <w:rPrChange w:id="294" w:author="STB" w:date="2020-09-09T15:11:00Z">
                  <w:rPr>
                    <w:rStyle w:val="Hyperlink"/>
                    <w:noProof/>
                  </w:rPr>
                </w:rPrChange>
              </w:rPr>
              <w:fldChar w:fldCharType="begin"/>
            </w:r>
            <w:r w:rsidRPr="002622F0">
              <w:rPr>
                <w:rStyle w:val="Hyperlink"/>
                <w:rFonts w:asciiTheme="majorHAnsi" w:hAnsiTheme="majorHAnsi" w:cstheme="majorHAnsi"/>
                <w:noProof/>
                <w:rPrChange w:id="295" w:author="STB" w:date="2020-09-09T15:11:00Z">
                  <w:rPr>
                    <w:rStyle w:val="Hyperlink"/>
                    <w:noProof/>
                  </w:rPr>
                </w:rPrChange>
              </w:rPr>
              <w:instrText xml:space="preserve"> </w:instrText>
            </w:r>
            <w:r w:rsidRPr="002622F0">
              <w:rPr>
                <w:rFonts w:asciiTheme="majorHAnsi" w:hAnsiTheme="majorHAnsi" w:cstheme="majorHAnsi"/>
                <w:noProof/>
                <w:rPrChange w:id="296" w:author="STB" w:date="2020-09-09T15:11:00Z">
                  <w:rPr>
                    <w:noProof/>
                  </w:rPr>
                </w:rPrChange>
              </w:rPr>
              <w:instrText>HYPERLINK \l "_Toc50556387"</w:instrText>
            </w:r>
            <w:r w:rsidRPr="002622F0">
              <w:rPr>
                <w:rStyle w:val="Hyperlink"/>
                <w:rFonts w:asciiTheme="majorHAnsi" w:hAnsiTheme="majorHAnsi" w:cstheme="majorHAnsi"/>
                <w:noProof/>
                <w:rPrChange w:id="297" w:author="STB" w:date="2020-09-09T15:11:00Z">
                  <w:rPr>
                    <w:rStyle w:val="Hyperlink"/>
                    <w:noProof/>
                  </w:rPr>
                </w:rPrChange>
              </w:rPr>
              <w:instrText xml:space="preserve"> </w:instrText>
            </w:r>
            <w:r w:rsidRPr="002622F0">
              <w:rPr>
                <w:rStyle w:val="Hyperlink"/>
                <w:rFonts w:asciiTheme="majorHAnsi" w:hAnsiTheme="majorHAnsi" w:cstheme="majorHAnsi"/>
                <w:noProof/>
                <w:rPrChange w:id="298" w:author="STB" w:date="2020-09-09T15:11:00Z">
                  <w:rPr>
                    <w:rStyle w:val="Hyperlink"/>
                    <w:noProof/>
                  </w:rPr>
                </w:rPrChange>
              </w:rPr>
              <w:fldChar w:fldCharType="separate"/>
            </w:r>
            <w:r w:rsidRPr="002622F0">
              <w:rPr>
                <w:rStyle w:val="Hyperlink"/>
                <w:rFonts w:asciiTheme="majorHAnsi" w:hAnsiTheme="majorHAnsi" w:cstheme="majorHAnsi"/>
                <w:b/>
                <w:noProof/>
                <w:rPrChange w:id="299" w:author="STB" w:date="2020-09-09T15:11:00Z">
                  <w:rPr>
                    <w:rStyle w:val="Hyperlink"/>
                    <w:rFonts w:cstheme="majorHAnsi"/>
                    <w:b/>
                    <w:noProof/>
                  </w:rPr>
                </w:rPrChange>
              </w:rPr>
              <w:t>2.8. Function: TFL::LoadPolygon</w:t>
            </w:r>
            <w:r w:rsidRPr="002622F0">
              <w:rPr>
                <w:rFonts w:asciiTheme="majorHAnsi" w:hAnsiTheme="majorHAnsi" w:cstheme="majorHAnsi"/>
                <w:noProof/>
                <w:webHidden/>
                <w:rPrChange w:id="300" w:author="STB" w:date="2020-09-09T15:11:00Z">
                  <w:rPr>
                    <w:noProof/>
                    <w:webHidden/>
                  </w:rPr>
                </w:rPrChange>
              </w:rPr>
              <w:tab/>
            </w:r>
            <w:r w:rsidRPr="002622F0">
              <w:rPr>
                <w:rFonts w:asciiTheme="majorHAnsi" w:hAnsiTheme="majorHAnsi" w:cstheme="majorHAnsi"/>
                <w:noProof/>
                <w:webHidden/>
                <w:rPrChange w:id="301" w:author="STB" w:date="2020-09-09T15:11:00Z">
                  <w:rPr>
                    <w:noProof/>
                    <w:webHidden/>
                  </w:rPr>
                </w:rPrChange>
              </w:rPr>
              <w:fldChar w:fldCharType="begin"/>
            </w:r>
            <w:r w:rsidRPr="002622F0">
              <w:rPr>
                <w:rFonts w:asciiTheme="majorHAnsi" w:hAnsiTheme="majorHAnsi" w:cstheme="majorHAnsi"/>
                <w:noProof/>
                <w:webHidden/>
                <w:rPrChange w:id="302" w:author="STB" w:date="2020-09-09T15:11:00Z">
                  <w:rPr>
                    <w:noProof/>
                    <w:webHidden/>
                  </w:rPr>
                </w:rPrChange>
              </w:rPr>
              <w:instrText xml:space="preserve"> PAGEREF _Toc50556387 \h </w:instrText>
            </w:r>
          </w:ins>
          <w:r w:rsidRPr="002622F0">
            <w:rPr>
              <w:rFonts w:asciiTheme="majorHAnsi" w:hAnsiTheme="majorHAnsi" w:cstheme="majorHAnsi"/>
              <w:noProof/>
              <w:webHidden/>
              <w:rPrChange w:id="303"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04" w:author="STB" w:date="2020-09-09T15:11:00Z">
                <w:rPr>
                  <w:noProof/>
                  <w:webHidden/>
                </w:rPr>
              </w:rPrChange>
            </w:rPr>
            <w:fldChar w:fldCharType="separate"/>
          </w:r>
          <w:ins w:id="305" w:author="STB" w:date="2020-09-09T15:05:00Z">
            <w:r w:rsidRPr="002622F0">
              <w:rPr>
                <w:rFonts w:asciiTheme="majorHAnsi" w:hAnsiTheme="majorHAnsi" w:cstheme="majorHAnsi"/>
                <w:noProof/>
                <w:webHidden/>
                <w:rPrChange w:id="306" w:author="STB" w:date="2020-09-09T15:11:00Z">
                  <w:rPr>
                    <w:noProof/>
                    <w:webHidden/>
                  </w:rPr>
                </w:rPrChange>
              </w:rPr>
              <w:t>13</w:t>
            </w:r>
            <w:r w:rsidRPr="002622F0">
              <w:rPr>
                <w:rFonts w:asciiTheme="majorHAnsi" w:hAnsiTheme="majorHAnsi" w:cstheme="majorHAnsi"/>
                <w:noProof/>
                <w:webHidden/>
                <w:rPrChange w:id="307" w:author="STB" w:date="2020-09-09T15:11:00Z">
                  <w:rPr>
                    <w:noProof/>
                    <w:webHidden/>
                  </w:rPr>
                </w:rPrChange>
              </w:rPr>
              <w:fldChar w:fldCharType="end"/>
            </w:r>
            <w:r w:rsidRPr="002622F0">
              <w:rPr>
                <w:rStyle w:val="Hyperlink"/>
                <w:rFonts w:asciiTheme="majorHAnsi" w:hAnsiTheme="majorHAnsi" w:cstheme="majorHAnsi"/>
                <w:noProof/>
                <w:rPrChange w:id="308" w:author="STB" w:date="2020-09-09T15:11:00Z">
                  <w:rPr>
                    <w:rStyle w:val="Hyperlink"/>
                    <w:noProof/>
                  </w:rPr>
                </w:rPrChange>
              </w:rPr>
              <w:fldChar w:fldCharType="end"/>
            </w:r>
          </w:ins>
        </w:p>
        <w:p w14:paraId="6D947E6B" w14:textId="6D38B958" w:rsidR="006E199A" w:rsidRPr="002622F0" w:rsidRDefault="006E199A">
          <w:pPr>
            <w:pStyle w:val="TOC2"/>
            <w:rPr>
              <w:ins w:id="309" w:author="STB" w:date="2020-09-09T15:05:00Z"/>
              <w:rFonts w:asciiTheme="majorHAnsi" w:hAnsiTheme="majorHAnsi" w:cstheme="majorHAnsi"/>
              <w:noProof/>
              <w:rPrChange w:id="310" w:author="STB" w:date="2020-09-09T15:11:00Z">
                <w:rPr>
                  <w:ins w:id="311" w:author="STB" w:date="2020-09-09T15:05:00Z"/>
                  <w:noProof/>
                </w:rPr>
              </w:rPrChange>
            </w:rPr>
          </w:pPr>
          <w:ins w:id="312" w:author="STB" w:date="2020-09-09T15:05:00Z">
            <w:r w:rsidRPr="002622F0">
              <w:rPr>
                <w:rStyle w:val="Hyperlink"/>
                <w:rFonts w:asciiTheme="majorHAnsi" w:hAnsiTheme="majorHAnsi" w:cstheme="majorHAnsi"/>
                <w:noProof/>
                <w:rPrChange w:id="313" w:author="STB" w:date="2020-09-09T15:11:00Z">
                  <w:rPr>
                    <w:rStyle w:val="Hyperlink"/>
                    <w:noProof/>
                  </w:rPr>
                </w:rPrChange>
              </w:rPr>
              <w:fldChar w:fldCharType="begin"/>
            </w:r>
            <w:r w:rsidRPr="002622F0">
              <w:rPr>
                <w:rStyle w:val="Hyperlink"/>
                <w:rFonts w:asciiTheme="majorHAnsi" w:hAnsiTheme="majorHAnsi" w:cstheme="majorHAnsi"/>
                <w:noProof/>
                <w:rPrChange w:id="314" w:author="STB" w:date="2020-09-09T15:11:00Z">
                  <w:rPr>
                    <w:rStyle w:val="Hyperlink"/>
                    <w:noProof/>
                  </w:rPr>
                </w:rPrChange>
              </w:rPr>
              <w:instrText xml:space="preserve"> </w:instrText>
            </w:r>
            <w:r w:rsidRPr="002622F0">
              <w:rPr>
                <w:rFonts w:asciiTheme="majorHAnsi" w:hAnsiTheme="majorHAnsi" w:cstheme="majorHAnsi"/>
                <w:noProof/>
                <w:rPrChange w:id="315" w:author="STB" w:date="2020-09-09T15:11:00Z">
                  <w:rPr>
                    <w:noProof/>
                  </w:rPr>
                </w:rPrChange>
              </w:rPr>
              <w:instrText>HYPERLINK \l "_Toc50556388"</w:instrText>
            </w:r>
            <w:r w:rsidRPr="002622F0">
              <w:rPr>
                <w:rStyle w:val="Hyperlink"/>
                <w:rFonts w:asciiTheme="majorHAnsi" w:hAnsiTheme="majorHAnsi" w:cstheme="majorHAnsi"/>
                <w:noProof/>
                <w:rPrChange w:id="316" w:author="STB" w:date="2020-09-09T15:11:00Z">
                  <w:rPr>
                    <w:rStyle w:val="Hyperlink"/>
                    <w:noProof/>
                  </w:rPr>
                </w:rPrChange>
              </w:rPr>
              <w:instrText xml:space="preserve"> </w:instrText>
            </w:r>
            <w:r w:rsidRPr="002622F0">
              <w:rPr>
                <w:rStyle w:val="Hyperlink"/>
                <w:rFonts w:asciiTheme="majorHAnsi" w:hAnsiTheme="majorHAnsi" w:cstheme="majorHAnsi"/>
                <w:noProof/>
                <w:rPrChange w:id="317" w:author="STB" w:date="2020-09-09T15:11:00Z">
                  <w:rPr>
                    <w:rStyle w:val="Hyperlink"/>
                    <w:noProof/>
                  </w:rPr>
                </w:rPrChange>
              </w:rPr>
              <w:fldChar w:fldCharType="separate"/>
            </w:r>
            <w:r w:rsidRPr="002622F0">
              <w:rPr>
                <w:rStyle w:val="Hyperlink"/>
                <w:rFonts w:asciiTheme="majorHAnsi" w:hAnsiTheme="majorHAnsi" w:cstheme="majorHAnsi"/>
                <w:b/>
                <w:noProof/>
                <w:rPrChange w:id="318" w:author="STB" w:date="2020-09-09T15:11:00Z">
                  <w:rPr>
                    <w:rStyle w:val="Hyperlink"/>
                    <w:rFonts w:cstheme="majorHAnsi"/>
                    <w:b/>
                    <w:noProof/>
                  </w:rPr>
                </w:rPrChange>
              </w:rPr>
              <w:t>2.9. Function: TFL::SavePolygon</w:t>
            </w:r>
            <w:r w:rsidRPr="002622F0">
              <w:rPr>
                <w:rFonts w:asciiTheme="majorHAnsi" w:hAnsiTheme="majorHAnsi" w:cstheme="majorHAnsi"/>
                <w:noProof/>
                <w:webHidden/>
                <w:rPrChange w:id="319" w:author="STB" w:date="2020-09-09T15:11:00Z">
                  <w:rPr>
                    <w:noProof/>
                    <w:webHidden/>
                  </w:rPr>
                </w:rPrChange>
              </w:rPr>
              <w:tab/>
            </w:r>
            <w:r w:rsidRPr="002622F0">
              <w:rPr>
                <w:rFonts w:asciiTheme="majorHAnsi" w:hAnsiTheme="majorHAnsi" w:cstheme="majorHAnsi"/>
                <w:noProof/>
                <w:webHidden/>
                <w:rPrChange w:id="320" w:author="STB" w:date="2020-09-09T15:11:00Z">
                  <w:rPr>
                    <w:noProof/>
                    <w:webHidden/>
                  </w:rPr>
                </w:rPrChange>
              </w:rPr>
              <w:fldChar w:fldCharType="begin"/>
            </w:r>
            <w:r w:rsidRPr="002622F0">
              <w:rPr>
                <w:rFonts w:asciiTheme="majorHAnsi" w:hAnsiTheme="majorHAnsi" w:cstheme="majorHAnsi"/>
                <w:noProof/>
                <w:webHidden/>
                <w:rPrChange w:id="321" w:author="STB" w:date="2020-09-09T15:11:00Z">
                  <w:rPr>
                    <w:noProof/>
                    <w:webHidden/>
                  </w:rPr>
                </w:rPrChange>
              </w:rPr>
              <w:instrText xml:space="preserve"> PAGEREF _Toc50556388 \h </w:instrText>
            </w:r>
          </w:ins>
          <w:r w:rsidRPr="002622F0">
            <w:rPr>
              <w:rFonts w:asciiTheme="majorHAnsi" w:hAnsiTheme="majorHAnsi" w:cstheme="majorHAnsi"/>
              <w:noProof/>
              <w:webHidden/>
              <w:rPrChange w:id="322"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23" w:author="STB" w:date="2020-09-09T15:11:00Z">
                <w:rPr>
                  <w:noProof/>
                  <w:webHidden/>
                </w:rPr>
              </w:rPrChange>
            </w:rPr>
            <w:fldChar w:fldCharType="separate"/>
          </w:r>
          <w:ins w:id="324" w:author="STB" w:date="2020-09-09T15:05:00Z">
            <w:r w:rsidRPr="002622F0">
              <w:rPr>
                <w:rFonts w:asciiTheme="majorHAnsi" w:hAnsiTheme="majorHAnsi" w:cstheme="majorHAnsi"/>
                <w:noProof/>
                <w:webHidden/>
                <w:rPrChange w:id="325" w:author="STB" w:date="2020-09-09T15:11:00Z">
                  <w:rPr>
                    <w:noProof/>
                    <w:webHidden/>
                  </w:rPr>
                </w:rPrChange>
              </w:rPr>
              <w:t>14</w:t>
            </w:r>
            <w:r w:rsidRPr="002622F0">
              <w:rPr>
                <w:rFonts w:asciiTheme="majorHAnsi" w:hAnsiTheme="majorHAnsi" w:cstheme="majorHAnsi"/>
                <w:noProof/>
                <w:webHidden/>
                <w:rPrChange w:id="326" w:author="STB" w:date="2020-09-09T15:11:00Z">
                  <w:rPr>
                    <w:noProof/>
                    <w:webHidden/>
                  </w:rPr>
                </w:rPrChange>
              </w:rPr>
              <w:fldChar w:fldCharType="end"/>
            </w:r>
            <w:r w:rsidRPr="002622F0">
              <w:rPr>
                <w:rStyle w:val="Hyperlink"/>
                <w:rFonts w:asciiTheme="majorHAnsi" w:hAnsiTheme="majorHAnsi" w:cstheme="majorHAnsi"/>
                <w:noProof/>
                <w:rPrChange w:id="327" w:author="STB" w:date="2020-09-09T15:11:00Z">
                  <w:rPr>
                    <w:rStyle w:val="Hyperlink"/>
                    <w:noProof/>
                  </w:rPr>
                </w:rPrChange>
              </w:rPr>
              <w:fldChar w:fldCharType="end"/>
            </w:r>
          </w:ins>
        </w:p>
        <w:p w14:paraId="74C2C6AE" w14:textId="5F0B756D" w:rsidR="006E199A" w:rsidRPr="002622F0" w:rsidRDefault="006E199A">
          <w:pPr>
            <w:pStyle w:val="TOC2"/>
            <w:rPr>
              <w:ins w:id="328" w:author="STB" w:date="2020-09-09T15:05:00Z"/>
              <w:rFonts w:asciiTheme="majorHAnsi" w:hAnsiTheme="majorHAnsi" w:cstheme="majorHAnsi"/>
              <w:noProof/>
              <w:rPrChange w:id="329" w:author="STB" w:date="2020-09-09T15:11:00Z">
                <w:rPr>
                  <w:ins w:id="330" w:author="STB" w:date="2020-09-09T15:05:00Z"/>
                  <w:noProof/>
                </w:rPr>
              </w:rPrChange>
            </w:rPr>
          </w:pPr>
          <w:ins w:id="331" w:author="STB" w:date="2020-09-09T15:05:00Z">
            <w:r w:rsidRPr="002622F0">
              <w:rPr>
                <w:rStyle w:val="Hyperlink"/>
                <w:rFonts w:asciiTheme="majorHAnsi" w:hAnsiTheme="majorHAnsi" w:cstheme="majorHAnsi"/>
                <w:noProof/>
                <w:rPrChange w:id="332" w:author="STB" w:date="2020-09-09T15:11:00Z">
                  <w:rPr>
                    <w:rStyle w:val="Hyperlink"/>
                    <w:noProof/>
                  </w:rPr>
                </w:rPrChange>
              </w:rPr>
              <w:fldChar w:fldCharType="begin"/>
            </w:r>
            <w:r w:rsidRPr="002622F0">
              <w:rPr>
                <w:rStyle w:val="Hyperlink"/>
                <w:rFonts w:asciiTheme="majorHAnsi" w:hAnsiTheme="majorHAnsi" w:cstheme="majorHAnsi"/>
                <w:noProof/>
                <w:rPrChange w:id="333" w:author="STB" w:date="2020-09-09T15:11:00Z">
                  <w:rPr>
                    <w:rStyle w:val="Hyperlink"/>
                    <w:noProof/>
                  </w:rPr>
                </w:rPrChange>
              </w:rPr>
              <w:instrText xml:space="preserve"> </w:instrText>
            </w:r>
            <w:r w:rsidRPr="002622F0">
              <w:rPr>
                <w:rFonts w:asciiTheme="majorHAnsi" w:hAnsiTheme="majorHAnsi" w:cstheme="majorHAnsi"/>
                <w:noProof/>
                <w:rPrChange w:id="334" w:author="STB" w:date="2020-09-09T15:11:00Z">
                  <w:rPr>
                    <w:noProof/>
                  </w:rPr>
                </w:rPrChange>
              </w:rPr>
              <w:instrText>HYPERLINK \l "_Toc50556389"</w:instrText>
            </w:r>
            <w:r w:rsidRPr="002622F0">
              <w:rPr>
                <w:rStyle w:val="Hyperlink"/>
                <w:rFonts w:asciiTheme="majorHAnsi" w:hAnsiTheme="majorHAnsi" w:cstheme="majorHAnsi"/>
                <w:noProof/>
                <w:rPrChange w:id="335" w:author="STB" w:date="2020-09-09T15:11:00Z">
                  <w:rPr>
                    <w:rStyle w:val="Hyperlink"/>
                    <w:noProof/>
                  </w:rPr>
                </w:rPrChange>
              </w:rPr>
              <w:instrText xml:space="preserve"> </w:instrText>
            </w:r>
            <w:r w:rsidRPr="002622F0">
              <w:rPr>
                <w:rStyle w:val="Hyperlink"/>
                <w:rFonts w:asciiTheme="majorHAnsi" w:hAnsiTheme="majorHAnsi" w:cstheme="majorHAnsi"/>
                <w:noProof/>
                <w:rPrChange w:id="336" w:author="STB" w:date="2020-09-09T15:11:00Z">
                  <w:rPr>
                    <w:rStyle w:val="Hyperlink"/>
                    <w:noProof/>
                  </w:rPr>
                </w:rPrChange>
              </w:rPr>
              <w:fldChar w:fldCharType="separate"/>
            </w:r>
            <w:r w:rsidRPr="002622F0">
              <w:rPr>
                <w:rStyle w:val="Hyperlink"/>
                <w:rFonts w:asciiTheme="majorHAnsi" w:hAnsiTheme="majorHAnsi" w:cstheme="majorHAnsi"/>
                <w:b/>
                <w:noProof/>
                <w:rPrChange w:id="337" w:author="STB" w:date="2020-09-09T15:11:00Z">
                  <w:rPr>
                    <w:rStyle w:val="Hyperlink"/>
                    <w:rFonts w:cstheme="majorHAnsi"/>
                    <w:b/>
                    <w:noProof/>
                  </w:rPr>
                </w:rPrChange>
              </w:rPr>
              <w:t>2.10. Function: TFL:: PointCloud2Polygon</w:t>
            </w:r>
            <w:r w:rsidRPr="002622F0">
              <w:rPr>
                <w:rFonts w:asciiTheme="majorHAnsi" w:hAnsiTheme="majorHAnsi" w:cstheme="majorHAnsi"/>
                <w:noProof/>
                <w:webHidden/>
                <w:rPrChange w:id="338" w:author="STB" w:date="2020-09-09T15:11:00Z">
                  <w:rPr>
                    <w:noProof/>
                    <w:webHidden/>
                  </w:rPr>
                </w:rPrChange>
              </w:rPr>
              <w:tab/>
            </w:r>
            <w:r w:rsidRPr="002622F0">
              <w:rPr>
                <w:rFonts w:asciiTheme="majorHAnsi" w:hAnsiTheme="majorHAnsi" w:cstheme="majorHAnsi"/>
                <w:noProof/>
                <w:webHidden/>
                <w:rPrChange w:id="339" w:author="STB" w:date="2020-09-09T15:11:00Z">
                  <w:rPr>
                    <w:noProof/>
                    <w:webHidden/>
                  </w:rPr>
                </w:rPrChange>
              </w:rPr>
              <w:fldChar w:fldCharType="begin"/>
            </w:r>
            <w:r w:rsidRPr="002622F0">
              <w:rPr>
                <w:rFonts w:asciiTheme="majorHAnsi" w:hAnsiTheme="majorHAnsi" w:cstheme="majorHAnsi"/>
                <w:noProof/>
                <w:webHidden/>
                <w:rPrChange w:id="340" w:author="STB" w:date="2020-09-09T15:11:00Z">
                  <w:rPr>
                    <w:noProof/>
                    <w:webHidden/>
                  </w:rPr>
                </w:rPrChange>
              </w:rPr>
              <w:instrText xml:space="preserve"> PAGEREF _Toc50556389 \h </w:instrText>
            </w:r>
          </w:ins>
          <w:r w:rsidRPr="002622F0">
            <w:rPr>
              <w:rFonts w:asciiTheme="majorHAnsi" w:hAnsiTheme="majorHAnsi" w:cstheme="majorHAnsi"/>
              <w:noProof/>
              <w:webHidden/>
              <w:rPrChange w:id="341"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42" w:author="STB" w:date="2020-09-09T15:11:00Z">
                <w:rPr>
                  <w:noProof/>
                  <w:webHidden/>
                </w:rPr>
              </w:rPrChange>
            </w:rPr>
            <w:fldChar w:fldCharType="separate"/>
          </w:r>
          <w:ins w:id="343" w:author="STB" w:date="2020-09-09T15:05:00Z">
            <w:r w:rsidRPr="002622F0">
              <w:rPr>
                <w:rFonts w:asciiTheme="majorHAnsi" w:hAnsiTheme="majorHAnsi" w:cstheme="majorHAnsi"/>
                <w:noProof/>
                <w:webHidden/>
                <w:rPrChange w:id="344" w:author="STB" w:date="2020-09-09T15:11:00Z">
                  <w:rPr>
                    <w:noProof/>
                    <w:webHidden/>
                  </w:rPr>
                </w:rPrChange>
              </w:rPr>
              <w:t>15</w:t>
            </w:r>
            <w:r w:rsidRPr="002622F0">
              <w:rPr>
                <w:rFonts w:asciiTheme="majorHAnsi" w:hAnsiTheme="majorHAnsi" w:cstheme="majorHAnsi"/>
                <w:noProof/>
                <w:webHidden/>
                <w:rPrChange w:id="345" w:author="STB" w:date="2020-09-09T15:11:00Z">
                  <w:rPr>
                    <w:noProof/>
                    <w:webHidden/>
                  </w:rPr>
                </w:rPrChange>
              </w:rPr>
              <w:fldChar w:fldCharType="end"/>
            </w:r>
            <w:r w:rsidRPr="002622F0">
              <w:rPr>
                <w:rStyle w:val="Hyperlink"/>
                <w:rFonts w:asciiTheme="majorHAnsi" w:hAnsiTheme="majorHAnsi" w:cstheme="majorHAnsi"/>
                <w:noProof/>
                <w:rPrChange w:id="346" w:author="STB" w:date="2020-09-09T15:11:00Z">
                  <w:rPr>
                    <w:rStyle w:val="Hyperlink"/>
                    <w:noProof/>
                  </w:rPr>
                </w:rPrChange>
              </w:rPr>
              <w:fldChar w:fldCharType="end"/>
            </w:r>
          </w:ins>
        </w:p>
        <w:p w14:paraId="6F4CEC22" w14:textId="18989BBC" w:rsidR="006E199A" w:rsidRPr="002622F0" w:rsidRDefault="006E199A">
          <w:pPr>
            <w:pStyle w:val="TOC2"/>
            <w:rPr>
              <w:ins w:id="347" w:author="STB" w:date="2020-09-09T15:05:00Z"/>
              <w:rFonts w:asciiTheme="majorHAnsi" w:hAnsiTheme="majorHAnsi" w:cstheme="majorHAnsi"/>
              <w:noProof/>
              <w:rPrChange w:id="348" w:author="STB" w:date="2020-09-09T15:11:00Z">
                <w:rPr>
                  <w:ins w:id="349" w:author="STB" w:date="2020-09-09T15:05:00Z"/>
                  <w:noProof/>
                </w:rPr>
              </w:rPrChange>
            </w:rPr>
          </w:pPr>
          <w:ins w:id="350" w:author="STB" w:date="2020-09-09T15:05:00Z">
            <w:r w:rsidRPr="002622F0">
              <w:rPr>
                <w:rStyle w:val="Hyperlink"/>
                <w:rFonts w:asciiTheme="majorHAnsi" w:hAnsiTheme="majorHAnsi" w:cstheme="majorHAnsi"/>
                <w:noProof/>
                <w:rPrChange w:id="351" w:author="STB" w:date="2020-09-09T15:11:00Z">
                  <w:rPr>
                    <w:rStyle w:val="Hyperlink"/>
                    <w:noProof/>
                  </w:rPr>
                </w:rPrChange>
              </w:rPr>
              <w:fldChar w:fldCharType="begin"/>
            </w:r>
            <w:r w:rsidRPr="002622F0">
              <w:rPr>
                <w:rStyle w:val="Hyperlink"/>
                <w:rFonts w:asciiTheme="majorHAnsi" w:hAnsiTheme="majorHAnsi" w:cstheme="majorHAnsi"/>
                <w:noProof/>
                <w:rPrChange w:id="352" w:author="STB" w:date="2020-09-09T15:11:00Z">
                  <w:rPr>
                    <w:rStyle w:val="Hyperlink"/>
                    <w:noProof/>
                  </w:rPr>
                </w:rPrChange>
              </w:rPr>
              <w:instrText xml:space="preserve"> </w:instrText>
            </w:r>
            <w:r w:rsidRPr="002622F0">
              <w:rPr>
                <w:rFonts w:asciiTheme="majorHAnsi" w:hAnsiTheme="majorHAnsi" w:cstheme="majorHAnsi"/>
                <w:noProof/>
                <w:rPrChange w:id="353" w:author="STB" w:date="2020-09-09T15:11:00Z">
                  <w:rPr>
                    <w:noProof/>
                  </w:rPr>
                </w:rPrChange>
              </w:rPr>
              <w:instrText>HYPERLINK \l "_Toc50556390"</w:instrText>
            </w:r>
            <w:r w:rsidRPr="002622F0">
              <w:rPr>
                <w:rStyle w:val="Hyperlink"/>
                <w:rFonts w:asciiTheme="majorHAnsi" w:hAnsiTheme="majorHAnsi" w:cstheme="majorHAnsi"/>
                <w:noProof/>
                <w:rPrChange w:id="354" w:author="STB" w:date="2020-09-09T15:11:00Z">
                  <w:rPr>
                    <w:rStyle w:val="Hyperlink"/>
                    <w:noProof/>
                  </w:rPr>
                </w:rPrChange>
              </w:rPr>
              <w:instrText xml:space="preserve"> </w:instrText>
            </w:r>
            <w:r w:rsidRPr="002622F0">
              <w:rPr>
                <w:rStyle w:val="Hyperlink"/>
                <w:rFonts w:asciiTheme="majorHAnsi" w:hAnsiTheme="majorHAnsi" w:cstheme="majorHAnsi"/>
                <w:noProof/>
                <w:rPrChange w:id="355" w:author="STB" w:date="2020-09-09T15:11:00Z">
                  <w:rPr>
                    <w:rStyle w:val="Hyperlink"/>
                    <w:noProof/>
                  </w:rPr>
                </w:rPrChange>
              </w:rPr>
              <w:fldChar w:fldCharType="separate"/>
            </w:r>
            <w:r w:rsidRPr="002622F0">
              <w:rPr>
                <w:rStyle w:val="Hyperlink"/>
                <w:rFonts w:asciiTheme="majorHAnsi" w:hAnsiTheme="majorHAnsi" w:cstheme="majorHAnsi"/>
                <w:b/>
                <w:noProof/>
                <w:rPrChange w:id="356" w:author="STB" w:date="2020-09-09T15:11:00Z">
                  <w:rPr>
                    <w:rStyle w:val="Hyperlink"/>
                    <w:rFonts w:cstheme="majorHAnsi"/>
                    <w:b/>
                    <w:noProof/>
                  </w:rPr>
                </w:rPrChange>
              </w:rPr>
              <w:t>2.11. Function: TFL::MergePointCloud2</w:t>
            </w:r>
            <w:r w:rsidRPr="002622F0">
              <w:rPr>
                <w:rFonts w:asciiTheme="majorHAnsi" w:hAnsiTheme="majorHAnsi" w:cstheme="majorHAnsi"/>
                <w:noProof/>
                <w:webHidden/>
                <w:rPrChange w:id="357" w:author="STB" w:date="2020-09-09T15:11:00Z">
                  <w:rPr>
                    <w:noProof/>
                    <w:webHidden/>
                  </w:rPr>
                </w:rPrChange>
              </w:rPr>
              <w:tab/>
            </w:r>
            <w:r w:rsidRPr="002622F0">
              <w:rPr>
                <w:rFonts w:asciiTheme="majorHAnsi" w:hAnsiTheme="majorHAnsi" w:cstheme="majorHAnsi"/>
                <w:noProof/>
                <w:webHidden/>
                <w:rPrChange w:id="358" w:author="STB" w:date="2020-09-09T15:11:00Z">
                  <w:rPr>
                    <w:noProof/>
                    <w:webHidden/>
                  </w:rPr>
                </w:rPrChange>
              </w:rPr>
              <w:fldChar w:fldCharType="begin"/>
            </w:r>
            <w:r w:rsidRPr="002622F0">
              <w:rPr>
                <w:rFonts w:asciiTheme="majorHAnsi" w:hAnsiTheme="majorHAnsi" w:cstheme="majorHAnsi"/>
                <w:noProof/>
                <w:webHidden/>
                <w:rPrChange w:id="359" w:author="STB" w:date="2020-09-09T15:11:00Z">
                  <w:rPr>
                    <w:noProof/>
                    <w:webHidden/>
                  </w:rPr>
                </w:rPrChange>
              </w:rPr>
              <w:instrText xml:space="preserve"> PAGEREF _Toc50556390 \h </w:instrText>
            </w:r>
          </w:ins>
          <w:r w:rsidRPr="002622F0">
            <w:rPr>
              <w:rFonts w:asciiTheme="majorHAnsi" w:hAnsiTheme="majorHAnsi" w:cstheme="majorHAnsi"/>
              <w:noProof/>
              <w:webHidden/>
              <w:rPrChange w:id="360"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361" w:author="STB" w:date="2020-09-09T15:11:00Z">
                <w:rPr>
                  <w:noProof/>
                  <w:webHidden/>
                </w:rPr>
              </w:rPrChange>
            </w:rPr>
            <w:fldChar w:fldCharType="separate"/>
          </w:r>
          <w:ins w:id="362" w:author="STB" w:date="2020-09-09T15:05:00Z">
            <w:r w:rsidRPr="002622F0">
              <w:rPr>
                <w:rFonts w:asciiTheme="majorHAnsi" w:hAnsiTheme="majorHAnsi" w:cstheme="majorHAnsi"/>
                <w:noProof/>
                <w:webHidden/>
                <w:rPrChange w:id="363" w:author="STB" w:date="2020-09-09T15:11:00Z">
                  <w:rPr>
                    <w:noProof/>
                    <w:webHidden/>
                  </w:rPr>
                </w:rPrChange>
              </w:rPr>
              <w:t>15</w:t>
            </w:r>
            <w:r w:rsidRPr="002622F0">
              <w:rPr>
                <w:rFonts w:asciiTheme="majorHAnsi" w:hAnsiTheme="majorHAnsi" w:cstheme="majorHAnsi"/>
                <w:noProof/>
                <w:webHidden/>
                <w:rPrChange w:id="364" w:author="STB" w:date="2020-09-09T15:11:00Z">
                  <w:rPr>
                    <w:noProof/>
                    <w:webHidden/>
                  </w:rPr>
                </w:rPrChange>
              </w:rPr>
              <w:fldChar w:fldCharType="end"/>
            </w:r>
            <w:r w:rsidRPr="002622F0">
              <w:rPr>
                <w:rStyle w:val="Hyperlink"/>
                <w:rFonts w:asciiTheme="majorHAnsi" w:hAnsiTheme="majorHAnsi" w:cstheme="majorHAnsi"/>
                <w:noProof/>
                <w:rPrChange w:id="365" w:author="STB" w:date="2020-09-09T15:11:00Z">
                  <w:rPr>
                    <w:rStyle w:val="Hyperlink"/>
                    <w:noProof/>
                  </w:rPr>
                </w:rPrChange>
              </w:rPr>
              <w:fldChar w:fldCharType="end"/>
            </w:r>
          </w:ins>
        </w:p>
        <w:p w14:paraId="750BB5FB" w14:textId="76FC1C9F" w:rsidR="006E199A" w:rsidRPr="002622F0" w:rsidRDefault="006E199A">
          <w:pPr>
            <w:pStyle w:val="TOC3"/>
            <w:rPr>
              <w:ins w:id="366" w:author="STB" w:date="2020-09-09T15:05:00Z"/>
              <w:b w:val="0"/>
              <w:rPrChange w:id="367" w:author="STB" w:date="2020-09-09T15:11:00Z">
                <w:rPr>
                  <w:ins w:id="368" w:author="STB" w:date="2020-09-09T15:05:00Z"/>
                  <w:rFonts w:asciiTheme="minorHAnsi" w:hAnsiTheme="minorHAnsi" w:cstheme="minorBidi"/>
                  <w:b w:val="0"/>
                </w:rPr>
              </w:rPrChange>
            </w:rPr>
          </w:pPr>
          <w:ins w:id="369" w:author="STB" w:date="2020-09-09T15:05:00Z">
            <w:r w:rsidRPr="00F4038B">
              <w:rPr>
                <w:rStyle w:val="Hyperlink"/>
              </w:rPr>
              <w:fldChar w:fldCharType="begin"/>
            </w:r>
            <w:r w:rsidRPr="002622F0">
              <w:rPr>
                <w:rStyle w:val="Hyperlink"/>
              </w:rPr>
              <w:instrText xml:space="preserve"> </w:instrText>
            </w:r>
            <w:r w:rsidRPr="002622F0">
              <w:instrText>HYPERLINK \l "_Toc50556391"</w:instrText>
            </w:r>
            <w:r w:rsidRPr="002622F0">
              <w:rPr>
                <w:rStyle w:val="Hyperlink"/>
              </w:rPr>
              <w:instrText xml:space="preserve"> </w:instrText>
            </w:r>
            <w:r w:rsidRPr="00F4038B">
              <w:rPr>
                <w:rStyle w:val="Hyperlink"/>
              </w:rPr>
              <w:fldChar w:fldCharType="separate"/>
            </w:r>
            <w:r w:rsidRPr="002622F0">
              <w:rPr>
                <w:rStyle w:val="Hyperlink"/>
              </w:rPr>
              <w:t>2.11.1. MergePointCloud2 function block diagram</w:t>
            </w:r>
            <w:r w:rsidRPr="002622F0">
              <w:rPr>
                <w:b w:val="0"/>
                <w:webHidden/>
                <w:rPrChange w:id="370" w:author="STB" w:date="2020-09-09T15:11:00Z">
                  <w:rPr>
                    <w:webHidden/>
                  </w:rPr>
                </w:rPrChange>
              </w:rPr>
              <w:tab/>
            </w:r>
            <w:r w:rsidRPr="002622F0">
              <w:rPr>
                <w:b w:val="0"/>
                <w:webHidden/>
                <w:rPrChange w:id="371" w:author="STB" w:date="2020-09-09T15:11:00Z">
                  <w:rPr>
                    <w:webHidden/>
                  </w:rPr>
                </w:rPrChange>
              </w:rPr>
              <w:fldChar w:fldCharType="begin"/>
            </w:r>
            <w:r w:rsidRPr="002622F0">
              <w:rPr>
                <w:b w:val="0"/>
                <w:webHidden/>
                <w:rPrChange w:id="372" w:author="STB" w:date="2020-09-09T15:11:00Z">
                  <w:rPr>
                    <w:webHidden/>
                  </w:rPr>
                </w:rPrChange>
              </w:rPr>
              <w:instrText xml:space="preserve"> PAGEREF _Toc50556391 \h </w:instrText>
            </w:r>
          </w:ins>
          <w:r w:rsidRPr="002622F0">
            <w:rPr>
              <w:b w:val="0"/>
              <w:webHidden/>
              <w:rPrChange w:id="373" w:author="STB" w:date="2020-09-09T15:11:00Z">
                <w:rPr>
                  <w:b w:val="0"/>
                  <w:webHidden/>
                </w:rPr>
              </w:rPrChange>
            </w:rPr>
          </w:r>
          <w:r w:rsidRPr="002622F0">
            <w:rPr>
              <w:b w:val="0"/>
              <w:webHidden/>
              <w:rPrChange w:id="374" w:author="STB" w:date="2020-09-09T15:11:00Z">
                <w:rPr>
                  <w:webHidden/>
                </w:rPr>
              </w:rPrChange>
            </w:rPr>
            <w:fldChar w:fldCharType="separate"/>
          </w:r>
          <w:ins w:id="375" w:author="STB" w:date="2020-09-09T15:05:00Z">
            <w:r w:rsidRPr="002622F0">
              <w:rPr>
                <w:b w:val="0"/>
                <w:webHidden/>
                <w:rPrChange w:id="376" w:author="STB" w:date="2020-09-09T15:11:00Z">
                  <w:rPr>
                    <w:webHidden/>
                  </w:rPr>
                </w:rPrChange>
              </w:rPr>
              <w:t>17</w:t>
            </w:r>
            <w:r w:rsidRPr="002622F0">
              <w:rPr>
                <w:b w:val="0"/>
                <w:webHidden/>
                <w:rPrChange w:id="377" w:author="STB" w:date="2020-09-09T15:11:00Z">
                  <w:rPr>
                    <w:webHidden/>
                  </w:rPr>
                </w:rPrChange>
              </w:rPr>
              <w:fldChar w:fldCharType="end"/>
            </w:r>
            <w:r w:rsidRPr="00F4038B">
              <w:rPr>
                <w:rStyle w:val="Hyperlink"/>
              </w:rPr>
              <w:fldChar w:fldCharType="end"/>
            </w:r>
          </w:ins>
        </w:p>
        <w:p w14:paraId="5D515219" w14:textId="10A0BBFB" w:rsidR="006E199A" w:rsidRPr="002622F0" w:rsidRDefault="006E199A">
          <w:pPr>
            <w:pStyle w:val="TOC3"/>
            <w:rPr>
              <w:ins w:id="378" w:author="STB" w:date="2020-09-09T15:05:00Z"/>
              <w:b w:val="0"/>
              <w:rPrChange w:id="379" w:author="STB" w:date="2020-09-09T15:11:00Z">
                <w:rPr>
                  <w:ins w:id="380" w:author="STB" w:date="2020-09-09T15:05:00Z"/>
                  <w:rFonts w:asciiTheme="minorHAnsi" w:hAnsiTheme="minorHAnsi" w:cstheme="minorBidi"/>
                  <w:b w:val="0"/>
                </w:rPr>
              </w:rPrChange>
            </w:rPr>
          </w:pPr>
          <w:ins w:id="381" w:author="STB" w:date="2020-09-09T15:05:00Z">
            <w:r w:rsidRPr="00F4038B">
              <w:rPr>
                <w:rStyle w:val="Hyperlink"/>
              </w:rPr>
              <w:fldChar w:fldCharType="begin"/>
            </w:r>
            <w:r w:rsidRPr="002622F0">
              <w:rPr>
                <w:rStyle w:val="Hyperlink"/>
              </w:rPr>
              <w:instrText xml:space="preserve"> </w:instrText>
            </w:r>
            <w:r w:rsidRPr="002622F0">
              <w:instrText>HYPERLINK \l "_Toc50556392"</w:instrText>
            </w:r>
            <w:r w:rsidRPr="002622F0">
              <w:rPr>
                <w:rStyle w:val="Hyperlink"/>
              </w:rPr>
              <w:instrText xml:space="preserve"> </w:instrText>
            </w:r>
            <w:r w:rsidRPr="00F4038B">
              <w:rPr>
                <w:rStyle w:val="Hyperlink"/>
              </w:rPr>
              <w:fldChar w:fldCharType="separate"/>
            </w:r>
            <w:r w:rsidRPr="002622F0">
              <w:rPr>
                <w:rStyle w:val="Hyperlink"/>
              </w:rPr>
              <w:t>2.11.2. MergePointCloud2 function block diagram explanation</w:t>
            </w:r>
            <w:r w:rsidRPr="002622F0">
              <w:rPr>
                <w:b w:val="0"/>
                <w:webHidden/>
                <w:rPrChange w:id="382" w:author="STB" w:date="2020-09-09T15:11:00Z">
                  <w:rPr>
                    <w:webHidden/>
                  </w:rPr>
                </w:rPrChange>
              </w:rPr>
              <w:tab/>
            </w:r>
            <w:r w:rsidRPr="002622F0">
              <w:rPr>
                <w:b w:val="0"/>
                <w:webHidden/>
                <w:rPrChange w:id="383" w:author="STB" w:date="2020-09-09T15:11:00Z">
                  <w:rPr>
                    <w:webHidden/>
                  </w:rPr>
                </w:rPrChange>
              </w:rPr>
              <w:fldChar w:fldCharType="begin"/>
            </w:r>
            <w:r w:rsidRPr="002622F0">
              <w:rPr>
                <w:b w:val="0"/>
                <w:webHidden/>
                <w:rPrChange w:id="384" w:author="STB" w:date="2020-09-09T15:11:00Z">
                  <w:rPr>
                    <w:webHidden/>
                  </w:rPr>
                </w:rPrChange>
              </w:rPr>
              <w:instrText xml:space="preserve"> PAGEREF _Toc50556392 \h </w:instrText>
            </w:r>
          </w:ins>
          <w:r w:rsidRPr="002622F0">
            <w:rPr>
              <w:b w:val="0"/>
              <w:webHidden/>
              <w:rPrChange w:id="385" w:author="STB" w:date="2020-09-09T15:11:00Z">
                <w:rPr>
                  <w:b w:val="0"/>
                  <w:webHidden/>
                </w:rPr>
              </w:rPrChange>
            </w:rPr>
          </w:r>
          <w:r w:rsidRPr="002622F0">
            <w:rPr>
              <w:b w:val="0"/>
              <w:webHidden/>
              <w:rPrChange w:id="386" w:author="STB" w:date="2020-09-09T15:11:00Z">
                <w:rPr>
                  <w:webHidden/>
                </w:rPr>
              </w:rPrChange>
            </w:rPr>
            <w:fldChar w:fldCharType="separate"/>
          </w:r>
          <w:ins w:id="387" w:author="STB" w:date="2020-09-09T15:05:00Z">
            <w:r w:rsidRPr="002622F0">
              <w:rPr>
                <w:b w:val="0"/>
                <w:webHidden/>
                <w:rPrChange w:id="388" w:author="STB" w:date="2020-09-09T15:11:00Z">
                  <w:rPr>
                    <w:webHidden/>
                  </w:rPr>
                </w:rPrChange>
              </w:rPr>
              <w:t>17</w:t>
            </w:r>
            <w:r w:rsidRPr="002622F0">
              <w:rPr>
                <w:b w:val="0"/>
                <w:webHidden/>
                <w:rPrChange w:id="389" w:author="STB" w:date="2020-09-09T15:11:00Z">
                  <w:rPr>
                    <w:webHidden/>
                  </w:rPr>
                </w:rPrChange>
              </w:rPr>
              <w:fldChar w:fldCharType="end"/>
            </w:r>
            <w:r w:rsidRPr="00F4038B">
              <w:rPr>
                <w:rStyle w:val="Hyperlink"/>
              </w:rPr>
              <w:fldChar w:fldCharType="end"/>
            </w:r>
          </w:ins>
        </w:p>
        <w:p w14:paraId="13C762ED" w14:textId="294FC7D5" w:rsidR="006E199A" w:rsidRPr="002622F0" w:rsidRDefault="006E199A">
          <w:pPr>
            <w:pStyle w:val="TOC2"/>
            <w:rPr>
              <w:ins w:id="390" w:author="STB" w:date="2020-09-09T15:05:00Z"/>
              <w:rFonts w:asciiTheme="majorHAnsi" w:hAnsiTheme="majorHAnsi" w:cstheme="majorHAnsi"/>
              <w:noProof/>
              <w:rPrChange w:id="391" w:author="STB" w:date="2020-09-09T15:11:00Z">
                <w:rPr>
                  <w:ins w:id="392" w:author="STB" w:date="2020-09-09T15:05:00Z"/>
                  <w:noProof/>
                </w:rPr>
              </w:rPrChange>
            </w:rPr>
          </w:pPr>
          <w:ins w:id="393" w:author="STB" w:date="2020-09-09T15:05:00Z">
            <w:r w:rsidRPr="002622F0">
              <w:rPr>
                <w:rStyle w:val="Hyperlink"/>
                <w:rFonts w:asciiTheme="majorHAnsi" w:hAnsiTheme="majorHAnsi" w:cstheme="majorHAnsi"/>
                <w:noProof/>
                <w:rPrChange w:id="394" w:author="STB" w:date="2020-09-09T15:11:00Z">
                  <w:rPr>
                    <w:rStyle w:val="Hyperlink"/>
                    <w:noProof/>
                  </w:rPr>
                </w:rPrChange>
              </w:rPr>
              <w:fldChar w:fldCharType="begin"/>
            </w:r>
            <w:r w:rsidRPr="002622F0">
              <w:rPr>
                <w:rStyle w:val="Hyperlink"/>
                <w:rFonts w:asciiTheme="majorHAnsi" w:hAnsiTheme="majorHAnsi" w:cstheme="majorHAnsi"/>
                <w:noProof/>
                <w:rPrChange w:id="395" w:author="STB" w:date="2020-09-09T15:11:00Z">
                  <w:rPr>
                    <w:rStyle w:val="Hyperlink"/>
                    <w:noProof/>
                  </w:rPr>
                </w:rPrChange>
              </w:rPr>
              <w:instrText xml:space="preserve"> </w:instrText>
            </w:r>
            <w:r w:rsidRPr="002622F0">
              <w:rPr>
                <w:rFonts w:asciiTheme="majorHAnsi" w:hAnsiTheme="majorHAnsi" w:cstheme="majorHAnsi"/>
                <w:noProof/>
                <w:rPrChange w:id="396" w:author="STB" w:date="2020-09-09T15:11:00Z">
                  <w:rPr>
                    <w:noProof/>
                  </w:rPr>
                </w:rPrChange>
              </w:rPr>
              <w:instrText>HYPERLINK \l "_Toc50556393"</w:instrText>
            </w:r>
            <w:r w:rsidRPr="002622F0">
              <w:rPr>
                <w:rStyle w:val="Hyperlink"/>
                <w:rFonts w:asciiTheme="majorHAnsi" w:hAnsiTheme="majorHAnsi" w:cstheme="majorHAnsi"/>
                <w:noProof/>
                <w:rPrChange w:id="397" w:author="STB" w:date="2020-09-09T15:11:00Z">
                  <w:rPr>
                    <w:rStyle w:val="Hyperlink"/>
                    <w:noProof/>
                  </w:rPr>
                </w:rPrChange>
              </w:rPr>
              <w:instrText xml:space="preserve"> </w:instrText>
            </w:r>
            <w:r w:rsidRPr="002622F0">
              <w:rPr>
                <w:rStyle w:val="Hyperlink"/>
                <w:rFonts w:asciiTheme="majorHAnsi" w:hAnsiTheme="majorHAnsi" w:cstheme="majorHAnsi"/>
                <w:noProof/>
                <w:rPrChange w:id="398" w:author="STB" w:date="2020-09-09T15:11:00Z">
                  <w:rPr>
                    <w:rStyle w:val="Hyperlink"/>
                    <w:noProof/>
                  </w:rPr>
                </w:rPrChange>
              </w:rPr>
              <w:fldChar w:fldCharType="separate"/>
            </w:r>
            <w:r w:rsidRPr="002622F0">
              <w:rPr>
                <w:rStyle w:val="Hyperlink"/>
                <w:rFonts w:asciiTheme="majorHAnsi" w:hAnsiTheme="majorHAnsi" w:cstheme="majorHAnsi"/>
                <w:b/>
                <w:noProof/>
                <w:rPrChange w:id="399" w:author="STB" w:date="2020-09-09T15:11:00Z">
                  <w:rPr>
                    <w:rStyle w:val="Hyperlink"/>
                    <w:rFonts w:cstheme="majorHAnsi"/>
                    <w:b/>
                    <w:noProof/>
                  </w:rPr>
                </w:rPrChange>
              </w:rPr>
              <w:t>2.12. Function: TFL::MergePointCloudN</w:t>
            </w:r>
            <w:r w:rsidRPr="002622F0">
              <w:rPr>
                <w:rFonts w:asciiTheme="majorHAnsi" w:hAnsiTheme="majorHAnsi" w:cstheme="majorHAnsi"/>
                <w:noProof/>
                <w:webHidden/>
                <w:rPrChange w:id="400" w:author="STB" w:date="2020-09-09T15:11:00Z">
                  <w:rPr>
                    <w:noProof/>
                    <w:webHidden/>
                  </w:rPr>
                </w:rPrChange>
              </w:rPr>
              <w:tab/>
            </w:r>
            <w:r w:rsidRPr="002622F0">
              <w:rPr>
                <w:rFonts w:asciiTheme="majorHAnsi" w:hAnsiTheme="majorHAnsi" w:cstheme="majorHAnsi"/>
                <w:noProof/>
                <w:webHidden/>
                <w:rPrChange w:id="401" w:author="STB" w:date="2020-09-09T15:11:00Z">
                  <w:rPr>
                    <w:noProof/>
                    <w:webHidden/>
                  </w:rPr>
                </w:rPrChange>
              </w:rPr>
              <w:fldChar w:fldCharType="begin"/>
            </w:r>
            <w:r w:rsidRPr="002622F0">
              <w:rPr>
                <w:rFonts w:asciiTheme="majorHAnsi" w:hAnsiTheme="majorHAnsi" w:cstheme="majorHAnsi"/>
                <w:noProof/>
                <w:webHidden/>
                <w:rPrChange w:id="402" w:author="STB" w:date="2020-09-09T15:11:00Z">
                  <w:rPr>
                    <w:noProof/>
                    <w:webHidden/>
                  </w:rPr>
                </w:rPrChange>
              </w:rPr>
              <w:instrText xml:space="preserve"> PAGEREF _Toc50556393 \h </w:instrText>
            </w:r>
          </w:ins>
          <w:r w:rsidRPr="002622F0">
            <w:rPr>
              <w:rFonts w:asciiTheme="majorHAnsi" w:hAnsiTheme="majorHAnsi" w:cstheme="majorHAnsi"/>
              <w:noProof/>
              <w:webHidden/>
              <w:rPrChange w:id="403"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04" w:author="STB" w:date="2020-09-09T15:11:00Z">
                <w:rPr>
                  <w:noProof/>
                  <w:webHidden/>
                </w:rPr>
              </w:rPrChange>
            </w:rPr>
            <w:fldChar w:fldCharType="separate"/>
          </w:r>
          <w:ins w:id="405" w:author="STB" w:date="2020-09-09T15:05:00Z">
            <w:r w:rsidRPr="002622F0">
              <w:rPr>
                <w:rFonts w:asciiTheme="majorHAnsi" w:hAnsiTheme="majorHAnsi" w:cstheme="majorHAnsi"/>
                <w:noProof/>
                <w:webHidden/>
                <w:rPrChange w:id="406" w:author="STB" w:date="2020-09-09T15:11:00Z">
                  <w:rPr>
                    <w:noProof/>
                    <w:webHidden/>
                  </w:rPr>
                </w:rPrChange>
              </w:rPr>
              <w:t>19</w:t>
            </w:r>
            <w:r w:rsidRPr="002622F0">
              <w:rPr>
                <w:rFonts w:asciiTheme="majorHAnsi" w:hAnsiTheme="majorHAnsi" w:cstheme="majorHAnsi"/>
                <w:noProof/>
                <w:webHidden/>
                <w:rPrChange w:id="407" w:author="STB" w:date="2020-09-09T15:11:00Z">
                  <w:rPr>
                    <w:noProof/>
                    <w:webHidden/>
                  </w:rPr>
                </w:rPrChange>
              </w:rPr>
              <w:fldChar w:fldCharType="end"/>
            </w:r>
            <w:r w:rsidRPr="002622F0">
              <w:rPr>
                <w:rStyle w:val="Hyperlink"/>
                <w:rFonts w:asciiTheme="majorHAnsi" w:hAnsiTheme="majorHAnsi" w:cstheme="majorHAnsi"/>
                <w:noProof/>
                <w:rPrChange w:id="408" w:author="STB" w:date="2020-09-09T15:11:00Z">
                  <w:rPr>
                    <w:rStyle w:val="Hyperlink"/>
                    <w:noProof/>
                  </w:rPr>
                </w:rPrChange>
              </w:rPr>
              <w:fldChar w:fldCharType="end"/>
            </w:r>
          </w:ins>
        </w:p>
        <w:p w14:paraId="632AC968" w14:textId="61E474CC" w:rsidR="006E199A" w:rsidRPr="002622F0" w:rsidRDefault="006E199A">
          <w:pPr>
            <w:pStyle w:val="TOC3"/>
            <w:rPr>
              <w:ins w:id="409" w:author="STB" w:date="2020-09-09T15:05:00Z"/>
              <w:b w:val="0"/>
              <w:rPrChange w:id="410" w:author="STB" w:date="2020-09-09T15:11:00Z">
                <w:rPr>
                  <w:ins w:id="411" w:author="STB" w:date="2020-09-09T15:05:00Z"/>
                  <w:rFonts w:asciiTheme="minorHAnsi" w:hAnsiTheme="minorHAnsi" w:cstheme="minorBidi"/>
                  <w:b w:val="0"/>
                </w:rPr>
              </w:rPrChange>
            </w:rPr>
          </w:pPr>
          <w:ins w:id="412" w:author="STB" w:date="2020-09-09T15:05:00Z">
            <w:r w:rsidRPr="00F4038B">
              <w:rPr>
                <w:rStyle w:val="Hyperlink"/>
              </w:rPr>
              <w:fldChar w:fldCharType="begin"/>
            </w:r>
            <w:r w:rsidRPr="002622F0">
              <w:rPr>
                <w:rStyle w:val="Hyperlink"/>
              </w:rPr>
              <w:instrText xml:space="preserve"> </w:instrText>
            </w:r>
            <w:r w:rsidRPr="002622F0">
              <w:instrText>HYPERLINK \l "_Toc50556394"</w:instrText>
            </w:r>
            <w:r w:rsidRPr="002622F0">
              <w:rPr>
                <w:rStyle w:val="Hyperlink"/>
              </w:rPr>
              <w:instrText xml:space="preserve"> </w:instrText>
            </w:r>
            <w:r w:rsidRPr="00F4038B">
              <w:rPr>
                <w:rStyle w:val="Hyperlink"/>
              </w:rPr>
              <w:fldChar w:fldCharType="separate"/>
            </w:r>
            <w:r w:rsidRPr="002622F0">
              <w:rPr>
                <w:rStyle w:val="Hyperlink"/>
              </w:rPr>
              <w:t>2.12.1. MergePointCloudN function block diagram</w:t>
            </w:r>
            <w:r w:rsidRPr="002622F0">
              <w:rPr>
                <w:b w:val="0"/>
                <w:webHidden/>
                <w:rPrChange w:id="413" w:author="STB" w:date="2020-09-09T15:11:00Z">
                  <w:rPr>
                    <w:webHidden/>
                  </w:rPr>
                </w:rPrChange>
              </w:rPr>
              <w:tab/>
            </w:r>
            <w:r w:rsidRPr="002622F0">
              <w:rPr>
                <w:b w:val="0"/>
                <w:webHidden/>
                <w:rPrChange w:id="414" w:author="STB" w:date="2020-09-09T15:11:00Z">
                  <w:rPr>
                    <w:webHidden/>
                  </w:rPr>
                </w:rPrChange>
              </w:rPr>
              <w:fldChar w:fldCharType="begin"/>
            </w:r>
            <w:r w:rsidRPr="002622F0">
              <w:rPr>
                <w:b w:val="0"/>
                <w:webHidden/>
                <w:rPrChange w:id="415" w:author="STB" w:date="2020-09-09T15:11:00Z">
                  <w:rPr>
                    <w:webHidden/>
                  </w:rPr>
                </w:rPrChange>
              </w:rPr>
              <w:instrText xml:space="preserve"> PAGEREF _Toc50556394 \h </w:instrText>
            </w:r>
          </w:ins>
          <w:r w:rsidRPr="002622F0">
            <w:rPr>
              <w:b w:val="0"/>
              <w:webHidden/>
              <w:rPrChange w:id="416" w:author="STB" w:date="2020-09-09T15:11:00Z">
                <w:rPr>
                  <w:b w:val="0"/>
                  <w:webHidden/>
                </w:rPr>
              </w:rPrChange>
            </w:rPr>
          </w:r>
          <w:r w:rsidRPr="002622F0">
            <w:rPr>
              <w:b w:val="0"/>
              <w:webHidden/>
              <w:rPrChange w:id="417" w:author="STB" w:date="2020-09-09T15:11:00Z">
                <w:rPr>
                  <w:webHidden/>
                </w:rPr>
              </w:rPrChange>
            </w:rPr>
            <w:fldChar w:fldCharType="separate"/>
          </w:r>
          <w:ins w:id="418" w:author="STB" w:date="2020-09-09T15:05:00Z">
            <w:r w:rsidRPr="002622F0">
              <w:rPr>
                <w:b w:val="0"/>
                <w:webHidden/>
                <w:rPrChange w:id="419" w:author="STB" w:date="2020-09-09T15:11:00Z">
                  <w:rPr>
                    <w:webHidden/>
                  </w:rPr>
                </w:rPrChange>
              </w:rPr>
              <w:t>20</w:t>
            </w:r>
            <w:r w:rsidRPr="002622F0">
              <w:rPr>
                <w:b w:val="0"/>
                <w:webHidden/>
                <w:rPrChange w:id="420" w:author="STB" w:date="2020-09-09T15:11:00Z">
                  <w:rPr>
                    <w:webHidden/>
                  </w:rPr>
                </w:rPrChange>
              </w:rPr>
              <w:fldChar w:fldCharType="end"/>
            </w:r>
            <w:r w:rsidRPr="00F4038B">
              <w:rPr>
                <w:rStyle w:val="Hyperlink"/>
              </w:rPr>
              <w:fldChar w:fldCharType="end"/>
            </w:r>
          </w:ins>
        </w:p>
        <w:p w14:paraId="7B7D742B" w14:textId="15342831" w:rsidR="006E199A" w:rsidRPr="002622F0" w:rsidRDefault="006E199A">
          <w:pPr>
            <w:pStyle w:val="TOC3"/>
            <w:rPr>
              <w:ins w:id="421" w:author="STB" w:date="2020-09-09T15:05:00Z"/>
              <w:b w:val="0"/>
              <w:rPrChange w:id="422" w:author="STB" w:date="2020-09-09T15:11:00Z">
                <w:rPr>
                  <w:ins w:id="423" w:author="STB" w:date="2020-09-09T15:05:00Z"/>
                  <w:rFonts w:asciiTheme="minorHAnsi" w:hAnsiTheme="minorHAnsi" w:cstheme="minorBidi"/>
                  <w:b w:val="0"/>
                </w:rPr>
              </w:rPrChange>
            </w:rPr>
          </w:pPr>
          <w:ins w:id="424" w:author="STB" w:date="2020-09-09T15:05:00Z">
            <w:r w:rsidRPr="00F4038B">
              <w:rPr>
                <w:rStyle w:val="Hyperlink"/>
              </w:rPr>
              <w:fldChar w:fldCharType="begin"/>
            </w:r>
            <w:r w:rsidRPr="002622F0">
              <w:rPr>
                <w:rStyle w:val="Hyperlink"/>
              </w:rPr>
              <w:instrText xml:space="preserve"> </w:instrText>
            </w:r>
            <w:r w:rsidRPr="002622F0">
              <w:instrText>HYPERLINK \l "_Toc50556395"</w:instrText>
            </w:r>
            <w:r w:rsidRPr="002622F0">
              <w:rPr>
                <w:rStyle w:val="Hyperlink"/>
              </w:rPr>
              <w:instrText xml:space="preserve"> </w:instrText>
            </w:r>
            <w:r w:rsidRPr="00F4038B">
              <w:rPr>
                <w:rStyle w:val="Hyperlink"/>
              </w:rPr>
              <w:fldChar w:fldCharType="separate"/>
            </w:r>
            <w:r w:rsidRPr="002622F0">
              <w:rPr>
                <w:rStyle w:val="Hyperlink"/>
              </w:rPr>
              <w:t>2.12.2 MergePointCloudN block diagram explanation</w:t>
            </w:r>
            <w:r w:rsidRPr="002622F0">
              <w:rPr>
                <w:b w:val="0"/>
                <w:webHidden/>
                <w:rPrChange w:id="425" w:author="STB" w:date="2020-09-09T15:11:00Z">
                  <w:rPr>
                    <w:webHidden/>
                  </w:rPr>
                </w:rPrChange>
              </w:rPr>
              <w:tab/>
            </w:r>
            <w:r w:rsidRPr="002622F0">
              <w:rPr>
                <w:b w:val="0"/>
                <w:webHidden/>
                <w:rPrChange w:id="426" w:author="STB" w:date="2020-09-09T15:11:00Z">
                  <w:rPr>
                    <w:webHidden/>
                  </w:rPr>
                </w:rPrChange>
              </w:rPr>
              <w:fldChar w:fldCharType="begin"/>
            </w:r>
            <w:r w:rsidRPr="002622F0">
              <w:rPr>
                <w:b w:val="0"/>
                <w:webHidden/>
                <w:rPrChange w:id="427" w:author="STB" w:date="2020-09-09T15:11:00Z">
                  <w:rPr>
                    <w:webHidden/>
                  </w:rPr>
                </w:rPrChange>
              </w:rPr>
              <w:instrText xml:space="preserve"> PAGEREF _Toc50556395 \h </w:instrText>
            </w:r>
          </w:ins>
          <w:r w:rsidRPr="002622F0">
            <w:rPr>
              <w:b w:val="0"/>
              <w:webHidden/>
              <w:rPrChange w:id="428" w:author="STB" w:date="2020-09-09T15:11:00Z">
                <w:rPr>
                  <w:b w:val="0"/>
                  <w:webHidden/>
                </w:rPr>
              </w:rPrChange>
            </w:rPr>
          </w:r>
          <w:r w:rsidRPr="002622F0">
            <w:rPr>
              <w:b w:val="0"/>
              <w:webHidden/>
              <w:rPrChange w:id="429" w:author="STB" w:date="2020-09-09T15:11:00Z">
                <w:rPr>
                  <w:webHidden/>
                </w:rPr>
              </w:rPrChange>
            </w:rPr>
            <w:fldChar w:fldCharType="separate"/>
          </w:r>
          <w:ins w:id="430" w:author="STB" w:date="2020-09-09T15:05:00Z">
            <w:r w:rsidRPr="002622F0">
              <w:rPr>
                <w:b w:val="0"/>
                <w:webHidden/>
                <w:rPrChange w:id="431" w:author="STB" w:date="2020-09-09T15:11:00Z">
                  <w:rPr>
                    <w:webHidden/>
                  </w:rPr>
                </w:rPrChange>
              </w:rPr>
              <w:t>20</w:t>
            </w:r>
            <w:r w:rsidRPr="002622F0">
              <w:rPr>
                <w:b w:val="0"/>
                <w:webHidden/>
                <w:rPrChange w:id="432" w:author="STB" w:date="2020-09-09T15:11:00Z">
                  <w:rPr>
                    <w:webHidden/>
                  </w:rPr>
                </w:rPrChange>
              </w:rPr>
              <w:fldChar w:fldCharType="end"/>
            </w:r>
            <w:r w:rsidRPr="00F4038B">
              <w:rPr>
                <w:rStyle w:val="Hyperlink"/>
              </w:rPr>
              <w:fldChar w:fldCharType="end"/>
            </w:r>
          </w:ins>
        </w:p>
        <w:p w14:paraId="16DE8A36" w14:textId="38E5E356" w:rsidR="006E199A" w:rsidRPr="002622F0" w:rsidRDefault="006E199A">
          <w:pPr>
            <w:pStyle w:val="TOC1"/>
            <w:rPr>
              <w:ins w:id="433" w:author="STB" w:date="2020-09-09T15:05:00Z"/>
              <w:rFonts w:asciiTheme="majorHAnsi" w:hAnsiTheme="majorHAnsi" w:cstheme="majorHAnsi"/>
              <w:noProof/>
              <w:rPrChange w:id="434" w:author="STB" w:date="2020-09-09T15:11:00Z">
                <w:rPr>
                  <w:ins w:id="435" w:author="STB" w:date="2020-09-09T15:05:00Z"/>
                  <w:noProof/>
                </w:rPr>
              </w:rPrChange>
            </w:rPr>
          </w:pPr>
          <w:ins w:id="436" w:author="STB" w:date="2020-09-09T15:05:00Z">
            <w:r w:rsidRPr="002622F0">
              <w:rPr>
                <w:rStyle w:val="Hyperlink"/>
                <w:rFonts w:asciiTheme="majorHAnsi" w:hAnsiTheme="majorHAnsi" w:cstheme="majorHAnsi"/>
                <w:noProof/>
                <w:rPrChange w:id="437" w:author="STB" w:date="2020-09-09T15:11:00Z">
                  <w:rPr>
                    <w:rStyle w:val="Hyperlink"/>
                    <w:noProof/>
                  </w:rPr>
                </w:rPrChange>
              </w:rPr>
              <w:fldChar w:fldCharType="begin"/>
            </w:r>
            <w:r w:rsidRPr="002622F0">
              <w:rPr>
                <w:rStyle w:val="Hyperlink"/>
                <w:rFonts w:asciiTheme="majorHAnsi" w:hAnsiTheme="majorHAnsi" w:cstheme="majorHAnsi"/>
                <w:noProof/>
                <w:rPrChange w:id="438" w:author="STB" w:date="2020-09-09T15:11:00Z">
                  <w:rPr>
                    <w:rStyle w:val="Hyperlink"/>
                    <w:noProof/>
                  </w:rPr>
                </w:rPrChange>
              </w:rPr>
              <w:instrText xml:space="preserve"> </w:instrText>
            </w:r>
            <w:r w:rsidRPr="002622F0">
              <w:rPr>
                <w:rFonts w:asciiTheme="majorHAnsi" w:hAnsiTheme="majorHAnsi" w:cstheme="majorHAnsi"/>
                <w:noProof/>
                <w:rPrChange w:id="439" w:author="STB" w:date="2020-09-09T15:11:00Z">
                  <w:rPr>
                    <w:noProof/>
                  </w:rPr>
                </w:rPrChange>
              </w:rPr>
              <w:instrText>HYPERLINK \l "_Toc50556396"</w:instrText>
            </w:r>
            <w:r w:rsidRPr="002622F0">
              <w:rPr>
                <w:rStyle w:val="Hyperlink"/>
                <w:rFonts w:asciiTheme="majorHAnsi" w:hAnsiTheme="majorHAnsi" w:cstheme="majorHAnsi"/>
                <w:noProof/>
                <w:rPrChange w:id="440" w:author="STB" w:date="2020-09-09T15:11:00Z">
                  <w:rPr>
                    <w:rStyle w:val="Hyperlink"/>
                    <w:noProof/>
                  </w:rPr>
                </w:rPrChange>
              </w:rPr>
              <w:instrText xml:space="preserve"> </w:instrText>
            </w:r>
            <w:r w:rsidRPr="002622F0">
              <w:rPr>
                <w:rStyle w:val="Hyperlink"/>
                <w:rFonts w:asciiTheme="majorHAnsi" w:hAnsiTheme="majorHAnsi" w:cstheme="majorHAnsi"/>
                <w:noProof/>
                <w:rPrChange w:id="441" w:author="STB" w:date="2020-09-09T15:11:00Z">
                  <w:rPr>
                    <w:rStyle w:val="Hyperlink"/>
                    <w:noProof/>
                  </w:rPr>
                </w:rPrChange>
              </w:rPr>
              <w:fldChar w:fldCharType="separate"/>
            </w:r>
            <w:r w:rsidRPr="002622F0">
              <w:rPr>
                <w:rStyle w:val="Hyperlink"/>
                <w:rFonts w:asciiTheme="majorHAnsi" w:hAnsiTheme="majorHAnsi" w:cstheme="majorHAnsi"/>
                <w:b/>
                <w:noProof/>
                <w:rPrChange w:id="442" w:author="STB" w:date="2020-09-09T15:11:00Z">
                  <w:rPr>
                    <w:rStyle w:val="Hyperlink"/>
                    <w:rFonts w:asciiTheme="majorHAnsi" w:hAnsiTheme="majorHAnsi" w:cstheme="majorHAnsi"/>
                    <w:noProof/>
                  </w:rPr>
                </w:rPrChange>
              </w:rPr>
              <w:t>3. External API</w:t>
            </w:r>
            <w:r w:rsidRPr="002622F0">
              <w:rPr>
                <w:rFonts w:asciiTheme="majorHAnsi" w:hAnsiTheme="majorHAnsi" w:cstheme="majorHAnsi"/>
                <w:noProof/>
                <w:webHidden/>
                <w:rPrChange w:id="443" w:author="STB" w:date="2020-09-09T15:11:00Z">
                  <w:rPr>
                    <w:noProof/>
                    <w:webHidden/>
                  </w:rPr>
                </w:rPrChange>
              </w:rPr>
              <w:tab/>
            </w:r>
            <w:r w:rsidRPr="002622F0">
              <w:rPr>
                <w:rFonts w:asciiTheme="majorHAnsi" w:hAnsiTheme="majorHAnsi" w:cstheme="majorHAnsi"/>
                <w:noProof/>
                <w:webHidden/>
                <w:rPrChange w:id="444" w:author="STB" w:date="2020-09-09T15:11:00Z">
                  <w:rPr>
                    <w:noProof/>
                    <w:webHidden/>
                  </w:rPr>
                </w:rPrChange>
              </w:rPr>
              <w:fldChar w:fldCharType="begin"/>
            </w:r>
            <w:r w:rsidRPr="002622F0">
              <w:rPr>
                <w:rFonts w:asciiTheme="majorHAnsi" w:hAnsiTheme="majorHAnsi" w:cstheme="majorHAnsi"/>
                <w:noProof/>
                <w:webHidden/>
                <w:rPrChange w:id="445" w:author="STB" w:date="2020-09-09T15:11:00Z">
                  <w:rPr>
                    <w:noProof/>
                    <w:webHidden/>
                  </w:rPr>
                </w:rPrChange>
              </w:rPr>
              <w:instrText xml:space="preserve"> PAGEREF _Toc50556396 \h </w:instrText>
            </w:r>
          </w:ins>
          <w:r w:rsidRPr="002622F0">
            <w:rPr>
              <w:rFonts w:asciiTheme="majorHAnsi" w:hAnsiTheme="majorHAnsi" w:cstheme="majorHAnsi"/>
              <w:noProof/>
              <w:webHidden/>
              <w:rPrChange w:id="446"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47" w:author="STB" w:date="2020-09-09T15:11:00Z">
                <w:rPr>
                  <w:noProof/>
                  <w:webHidden/>
                </w:rPr>
              </w:rPrChange>
            </w:rPr>
            <w:fldChar w:fldCharType="separate"/>
          </w:r>
          <w:ins w:id="448" w:author="STB" w:date="2020-09-09T15:05:00Z">
            <w:r w:rsidRPr="002622F0">
              <w:rPr>
                <w:rFonts w:asciiTheme="majorHAnsi" w:hAnsiTheme="majorHAnsi" w:cstheme="majorHAnsi"/>
                <w:noProof/>
                <w:webHidden/>
                <w:rPrChange w:id="449" w:author="STB" w:date="2020-09-09T15:11:00Z">
                  <w:rPr>
                    <w:noProof/>
                    <w:webHidden/>
                  </w:rPr>
                </w:rPrChange>
              </w:rPr>
              <w:t>21</w:t>
            </w:r>
            <w:r w:rsidRPr="002622F0">
              <w:rPr>
                <w:rFonts w:asciiTheme="majorHAnsi" w:hAnsiTheme="majorHAnsi" w:cstheme="majorHAnsi"/>
                <w:noProof/>
                <w:webHidden/>
                <w:rPrChange w:id="450" w:author="STB" w:date="2020-09-09T15:11:00Z">
                  <w:rPr>
                    <w:noProof/>
                    <w:webHidden/>
                  </w:rPr>
                </w:rPrChange>
              </w:rPr>
              <w:fldChar w:fldCharType="end"/>
            </w:r>
            <w:r w:rsidRPr="002622F0">
              <w:rPr>
                <w:rStyle w:val="Hyperlink"/>
                <w:rFonts w:asciiTheme="majorHAnsi" w:hAnsiTheme="majorHAnsi" w:cstheme="majorHAnsi"/>
                <w:noProof/>
                <w:rPrChange w:id="451" w:author="STB" w:date="2020-09-09T15:11:00Z">
                  <w:rPr>
                    <w:rStyle w:val="Hyperlink"/>
                    <w:noProof/>
                  </w:rPr>
                </w:rPrChange>
              </w:rPr>
              <w:fldChar w:fldCharType="end"/>
            </w:r>
          </w:ins>
        </w:p>
        <w:p w14:paraId="7269055E" w14:textId="4B561807" w:rsidR="006E199A" w:rsidRPr="002622F0" w:rsidRDefault="006E199A">
          <w:pPr>
            <w:pStyle w:val="TOC1"/>
            <w:rPr>
              <w:ins w:id="452" w:author="STB" w:date="2020-09-09T15:05:00Z"/>
              <w:rFonts w:asciiTheme="majorHAnsi" w:hAnsiTheme="majorHAnsi" w:cstheme="majorHAnsi"/>
              <w:noProof/>
              <w:rPrChange w:id="453" w:author="STB" w:date="2020-09-09T15:11:00Z">
                <w:rPr>
                  <w:ins w:id="454" w:author="STB" w:date="2020-09-09T15:05:00Z"/>
                  <w:noProof/>
                </w:rPr>
              </w:rPrChange>
            </w:rPr>
          </w:pPr>
          <w:ins w:id="455" w:author="STB" w:date="2020-09-09T15:05:00Z">
            <w:r w:rsidRPr="002622F0">
              <w:rPr>
                <w:rStyle w:val="Hyperlink"/>
                <w:rFonts w:asciiTheme="majorHAnsi" w:hAnsiTheme="majorHAnsi" w:cstheme="majorHAnsi"/>
                <w:noProof/>
                <w:rPrChange w:id="456" w:author="STB" w:date="2020-09-09T15:11:00Z">
                  <w:rPr>
                    <w:rStyle w:val="Hyperlink"/>
                    <w:noProof/>
                  </w:rPr>
                </w:rPrChange>
              </w:rPr>
              <w:fldChar w:fldCharType="begin"/>
            </w:r>
            <w:r w:rsidRPr="002622F0">
              <w:rPr>
                <w:rStyle w:val="Hyperlink"/>
                <w:rFonts w:asciiTheme="majorHAnsi" w:hAnsiTheme="majorHAnsi" w:cstheme="majorHAnsi"/>
                <w:noProof/>
                <w:rPrChange w:id="457" w:author="STB" w:date="2020-09-09T15:11:00Z">
                  <w:rPr>
                    <w:rStyle w:val="Hyperlink"/>
                    <w:noProof/>
                  </w:rPr>
                </w:rPrChange>
              </w:rPr>
              <w:instrText xml:space="preserve"> </w:instrText>
            </w:r>
            <w:r w:rsidRPr="002622F0">
              <w:rPr>
                <w:rFonts w:asciiTheme="majorHAnsi" w:hAnsiTheme="majorHAnsi" w:cstheme="majorHAnsi"/>
                <w:noProof/>
                <w:rPrChange w:id="458" w:author="STB" w:date="2020-09-09T15:11:00Z">
                  <w:rPr>
                    <w:noProof/>
                  </w:rPr>
                </w:rPrChange>
              </w:rPr>
              <w:instrText>HYPERLINK \l "_Toc50556397"</w:instrText>
            </w:r>
            <w:r w:rsidRPr="002622F0">
              <w:rPr>
                <w:rStyle w:val="Hyperlink"/>
                <w:rFonts w:asciiTheme="majorHAnsi" w:hAnsiTheme="majorHAnsi" w:cstheme="majorHAnsi"/>
                <w:noProof/>
                <w:rPrChange w:id="459" w:author="STB" w:date="2020-09-09T15:11:00Z">
                  <w:rPr>
                    <w:rStyle w:val="Hyperlink"/>
                    <w:noProof/>
                  </w:rPr>
                </w:rPrChange>
              </w:rPr>
              <w:instrText xml:space="preserve"> </w:instrText>
            </w:r>
            <w:r w:rsidRPr="002622F0">
              <w:rPr>
                <w:rStyle w:val="Hyperlink"/>
                <w:rFonts w:asciiTheme="majorHAnsi" w:hAnsiTheme="majorHAnsi" w:cstheme="majorHAnsi"/>
                <w:noProof/>
                <w:rPrChange w:id="460" w:author="STB" w:date="2020-09-09T15:11:00Z">
                  <w:rPr>
                    <w:rStyle w:val="Hyperlink"/>
                    <w:noProof/>
                  </w:rPr>
                </w:rPrChange>
              </w:rPr>
              <w:fldChar w:fldCharType="separate"/>
            </w:r>
            <w:r w:rsidRPr="002622F0">
              <w:rPr>
                <w:rStyle w:val="Hyperlink"/>
                <w:rFonts w:asciiTheme="majorHAnsi" w:hAnsiTheme="majorHAnsi" w:cstheme="majorHAnsi"/>
                <w:b/>
                <w:noProof/>
                <w:rPrChange w:id="461" w:author="STB" w:date="2020-09-09T15:11:00Z">
                  <w:rPr>
                    <w:rStyle w:val="Hyperlink"/>
                    <w:rFonts w:asciiTheme="majorHAnsi" w:hAnsiTheme="majorHAnsi" w:cstheme="majorHAnsi"/>
                    <w:noProof/>
                  </w:rPr>
                </w:rPrChange>
              </w:rPr>
              <w:t>4. Appendix</w:t>
            </w:r>
            <w:r w:rsidRPr="002622F0">
              <w:rPr>
                <w:rFonts w:asciiTheme="majorHAnsi" w:hAnsiTheme="majorHAnsi" w:cstheme="majorHAnsi"/>
                <w:noProof/>
                <w:webHidden/>
                <w:rPrChange w:id="462" w:author="STB" w:date="2020-09-09T15:11:00Z">
                  <w:rPr>
                    <w:noProof/>
                    <w:webHidden/>
                  </w:rPr>
                </w:rPrChange>
              </w:rPr>
              <w:tab/>
            </w:r>
            <w:r w:rsidRPr="002622F0">
              <w:rPr>
                <w:rFonts w:asciiTheme="majorHAnsi" w:hAnsiTheme="majorHAnsi" w:cstheme="majorHAnsi"/>
                <w:noProof/>
                <w:webHidden/>
                <w:rPrChange w:id="463" w:author="STB" w:date="2020-09-09T15:11:00Z">
                  <w:rPr>
                    <w:noProof/>
                    <w:webHidden/>
                  </w:rPr>
                </w:rPrChange>
              </w:rPr>
              <w:fldChar w:fldCharType="begin"/>
            </w:r>
            <w:r w:rsidRPr="002622F0">
              <w:rPr>
                <w:rFonts w:asciiTheme="majorHAnsi" w:hAnsiTheme="majorHAnsi" w:cstheme="majorHAnsi"/>
                <w:noProof/>
                <w:webHidden/>
                <w:rPrChange w:id="464" w:author="STB" w:date="2020-09-09T15:11:00Z">
                  <w:rPr>
                    <w:noProof/>
                    <w:webHidden/>
                  </w:rPr>
                </w:rPrChange>
              </w:rPr>
              <w:instrText xml:space="preserve"> PAGEREF _Toc50556397 \h </w:instrText>
            </w:r>
          </w:ins>
          <w:r w:rsidRPr="002622F0">
            <w:rPr>
              <w:rFonts w:asciiTheme="majorHAnsi" w:hAnsiTheme="majorHAnsi" w:cstheme="majorHAnsi"/>
              <w:noProof/>
              <w:webHidden/>
              <w:rPrChange w:id="465"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66" w:author="STB" w:date="2020-09-09T15:11:00Z">
                <w:rPr>
                  <w:noProof/>
                  <w:webHidden/>
                </w:rPr>
              </w:rPrChange>
            </w:rPr>
            <w:fldChar w:fldCharType="separate"/>
          </w:r>
          <w:ins w:id="467" w:author="STB" w:date="2020-09-09T15:05:00Z">
            <w:r w:rsidRPr="002622F0">
              <w:rPr>
                <w:rFonts w:asciiTheme="majorHAnsi" w:hAnsiTheme="majorHAnsi" w:cstheme="majorHAnsi"/>
                <w:noProof/>
                <w:webHidden/>
                <w:rPrChange w:id="468" w:author="STB" w:date="2020-09-09T15:11:00Z">
                  <w:rPr>
                    <w:noProof/>
                    <w:webHidden/>
                  </w:rPr>
                </w:rPrChange>
              </w:rPr>
              <w:t>22</w:t>
            </w:r>
            <w:r w:rsidRPr="002622F0">
              <w:rPr>
                <w:rFonts w:asciiTheme="majorHAnsi" w:hAnsiTheme="majorHAnsi" w:cstheme="majorHAnsi"/>
                <w:noProof/>
                <w:webHidden/>
                <w:rPrChange w:id="469" w:author="STB" w:date="2020-09-09T15:11:00Z">
                  <w:rPr>
                    <w:noProof/>
                    <w:webHidden/>
                  </w:rPr>
                </w:rPrChange>
              </w:rPr>
              <w:fldChar w:fldCharType="end"/>
            </w:r>
            <w:r w:rsidRPr="002622F0">
              <w:rPr>
                <w:rStyle w:val="Hyperlink"/>
                <w:rFonts w:asciiTheme="majorHAnsi" w:hAnsiTheme="majorHAnsi" w:cstheme="majorHAnsi"/>
                <w:noProof/>
                <w:rPrChange w:id="470" w:author="STB" w:date="2020-09-09T15:11:00Z">
                  <w:rPr>
                    <w:rStyle w:val="Hyperlink"/>
                    <w:noProof/>
                  </w:rPr>
                </w:rPrChange>
              </w:rPr>
              <w:fldChar w:fldCharType="end"/>
            </w:r>
          </w:ins>
        </w:p>
        <w:p w14:paraId="41FFD97D" w14:textId="412564EF" w:rsidR="006E199A" w:rsidRPr="002622F0" w:rsidRDefault="006E199A">
          <w:pPr>
            <w:pStyle w:val="TOC2"/>
            <w:rPr>
              <w:ins w:id="471" w:author="STB" w:date="2020-09-09T15:05:00Z"/>
              <w:rFonts w:asciiTheme="majorHAnsi" w:hAnsiTheme="majorHAnsi" w:cstheme="majorHAnsi"/>
              <w:noProof/>
              <w:rPrChange w:id="472" w:author="STB" w:date="2020-09-09T15:11:00Z">
                <w:rPr>
                  <w:ins w:id="473" w:author="STB" w:date="2020-09-09T15:05:00Z"/>
                  <w:noProof/>
                </w:rPr>
              </w:rPrChange>
            </w:rPr>
          </w:pPr>
          <w:ins w:id="474" w:author="STB" w:date="2020-09-09T15:05:00Z">
            <w:r w:rsidRPr="002622F0">
              <w:rPr>
                <w:rStyle w:val="Hyperlink"/>
                <w:rFonts w:asciiTheme="majorHAnsi" w:hAnsiTheme="majorHAnsi" w:cstheme="majorHAnsi"/>
                <w:noProof/>
                <w:rPrChange w:id="475" w:author="STB" w:date="2020-09-09T15:11:00Z">
                  <w:rPr>
                    <w:rStyle w:val="Hyperlink"/>
                    <w:noProof/>
                  </w:rPr>
                </w:rPrChange>
              </w:rPr>
              <w:fldChar w:fldCharType="begin"/>
            </w:r>
            <w:r w:rsidRPr="002622F0">
              <w:rPr>
                <w:rStyle w:val="Hyperlink"/>
                <w:rFonts w:asciiTheme="majorHAnsi" w:hAnsiTheme="majorHAnsi" w:cstheme="majorHAnsi"/>
                <w:noProof/>
                <w:rPrChange w:id="476" w:author="STB" w:date="2020-09-09T15:11:00Z">
                  <w:rPr>
                    <w:rStyle w:val="Hyperlink"/>
                    <w:noProof/>
                  </w:rPr>
                </w:rPrChange>
              </w:rPr>
              <w:instrText xml:space="preserve"> </w:instrText>
            </w:r>
            <w:r w:rsidRPr="002622F0">
              <w:rPr>
                <w:rFonts w:asciiTheme="majorHAnsi" w:hAnsiTheme="majorHAnsi" w:cstheme="majorHAnsi"/>
                <w:noProof/>
                <w:rPrChange w:id="477" w:author="STB" w:date="2020-09-09T15:11:00Z">
                  <w:rPr>
                    <w:noProof/>
                  </w:rPr>
                </w:rPrChange>
              </w:rPr>
              <w:instrText>HYPERLINK \l "_Toc50556398"</w:instrText>
            </w:r>
            <w:r w:rsidRPr="002622F0">
              <w:rPr>
                <w:rStyle w:val="Hyperlink"/>
                <w:rFonts w:asciiTheme="majorHAnsi" w:hAnsiTheme="majorHAnsi" w:cstheme="majorHAnsi"/>
                <w:noProof/>
                <w:rPrChange w:id="478" w:author="STB" w:date="2020-09-09T15:11:00Z">
                  <w:rPr>
                    <w:rStyle w:val="Hyperlink"/>
                    <w:noProof/>
                  </w:rPr>
                </w:rPrChange>
              </w:rPr>
              <w:instrText xml:space="preserve"> </w:instrText>
            </w:r>
            <w:r w:rsidRPr="002622F0">
              <w:rPr>
                <w:rStyle w:val="Hyperlink"/>
                <w:rFonts w:asciiTheme="majorHAnsi" w:hAnsiTheme="majorHAnsi" w:cstheme="majorHAnsi"/>
                <w:noProof/>
                <w:rPrChange w:id="479" w:author="STB" w:date="2020-09-09T15:11:00Z">
                  <w:rPr>
                    <w:rStyle w:val="Hyperlink"/>
                    <w:noProof/>
                  </w:rPr>
                </w:rPrChange>
              </w:rPr>
              <w:fldChar w:fldCharType="separate"/>
            </w:r>
            <w:r w:rsidRPr="002622F0">
              <w:rPr>
                <w:rStyle w:val="Hyperlink"/>
                <w:rFonts w:asciiTheme="majorHAnsi" w:hAnsiTheme="majorHAnsi" w:cstheme="majorHAnsi"/>
                <w:b/>
                <w:noProof/>
                <w:rPrChange w:id="480" w:author="STB" w:date="2020-09-09T15:11:00Z">
                  <w:rPr>
                    <w:rStyle w:val="Hyperlink"/>
                    <w:rFonts w:cstheme="majorHAnsi"/>
                    <w:b/>
                    <w:noProof/>
                  </w:rPr>
                </w:rPrChange>
              </w:rPr>
              <w:t>4.1. Fast Point Feature Histogram (FPFH)</w:t>
            </w:r>
            <w:r w:rsidRPr="002622F0">
              <w:rPr>
                <w:rFonts w:asciiTheme="majorHAnsi" w:hAnsiTheme="majorHAnsi" w:cstheme="majorHAnsi"/>
                <w:noProof/>
                <w:webHidden/>
                <w:rPrChange w:id="481" w:author="STB" w:date="2020-09-09T15:11:00Z">
                  <w:rPr>
                    <w:noProof/>
                    <w:webHidden/>
                  </w:rPr>
                </w:rPrChange>
              </w:rPr>
              <w:tab/>
            </w:r>
            <w:r w:rsidRPr="002622F0">
              <w:rPr>
                <w:rFonts w:asciiTheme="majorHAnsi" w:hAnsiTheme="majorHAnsi" w:cstheme="majorHAnsi"/>
                <w:noProof/>
                <w:webHidden/>
                <w:rPrChange w:id="482" w:author="STB" w:date="2020-09-09T15:11:00Z">
                  <w:rPr>
                    <w:noProof/>
                    <w:webHidden/>
                  </w:rPr>
                </w:rPrChange>
              </w:rPr>
              <w:fldChar w:fldCharType="begin"/>
            </w:r>
            <w:r w:rsidRPr="002622F0">
              <w:rPr>
                <w:rFonts w:asciiTheme="majorHAnsi" w:hAnsiTheme="majorHAnsi" w:cstheme="majorHAnsi"/>
                <w:noProof/>
                <w:webHidden/>
                <w:rPrChange w:id="483" w:author="STB" w:date="2020-09-09T15:11:00Z">
                  <w:rPr>
                    <w:noProof/>
                    <w:webHidden/>
                  </w:rPr>
                </w:rPrChange>
              </w:rPr>
              <w:instrText xml:space="preserve"> PAGEREF _Toc50556398 \h </w:instrText>
            </w:r>
          </w:ins>
          <w:r w:rsidRPr="002622F0">
            <w:rPr>
              <w:rFonts w:asciiTheme="majorHAnsi" w:hAnsiTheme="majorHAnsi" w:cstheme="majorHAnsi"/>
              <w:noProof/>
              <w:webHidden/>
              <w:rPrChange w:id="484"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485" w:author="STB" w:date="2020-09-09T15:11:00Z">
                <w:rPr>
                  <w:noProof/>
                  <w:webHidden/>
                </w:rPr>
              </w:rPrChange>
            </w:rPr>
            <w:fldChar w:fldCharType="separate"/>
          </w:r>
          <w:ins w:id="486" w:author="STB" w:date="2020-09-09T15:05:00Z">
            <w:r w:rsidRPr="002622F0">
              <w:rPr>
                <w:rFonts w:asciiTheme="majorHAnsi" w:hAnsiTheme="majorHAnsi" w:cstheme="majorHAnsi"/>
                <w:noProof/>
                <w:webHidden/>
                <w:rPrChange w:id="487" w:author="STB" w:date="2020-09-09T15:11:00Z">
                  <w:rPr>
                    <w:noProof/>
                    <w:webHidden/>
                  </w:rPr>
                </w:rPrChange>
              </w:rPr>
              <w:t>22</w:t>
            </w:r>
            <w:r w:rsidRPr="002622F0">
              <w:rPr>
                <w:rFonts w:asciiTheme="majorHAnsi" w:hAnsiTheme="majorHAnsi" w:cstheme="majorHAnsi"/>
                <w:noProof/>
                <w:webHidden/>
                <w:rPrChange w:id="488" w:author="STB" w:date="2020-09-09T15:11:00Z">
                  <w:rPr>
                    <w:noProof/>
                    <w:webHidden/>
                  </w:rPr>
                </w:rPrChange>
              </w:rPr>
              <w:fldChar w:fldCharType="end"/>
            </w:r>
            <w:r w:rsidRPr="002622F0">
              <w:rPr>
                <w:rStyle w:val="Hyperlink"/>
                <w:rFonts w:asciiTheme="majorHAnsi" w:hAnsiTheme="majorHAnsi" w:cstheme="majorHAnsi"/>
                <w:noProof/>
                <w:rPrChange w:id="489" w:author="STB" w:date="2020-09-09T15:11:00Z">
                  <w:rPr>
                    <w:rStyle w:val="Hyperlink"/>
                    <w:noProof/>
                  </w:rPr>
                </w:rPrChange>
              </w:rPr>
              <w:fldChar w:fldCharType="end"/>
            </w:r>
          </w:ins>
        </w:p>
        <w:p w14:paraId="0F477172" w14:textId="37852F51" w:rsidR="006E199A" w:rsidRPr="002622F0" w:rsidRDefault="006E199A">
          <w:pPr>
            <w:pStyle w:val="TOC2"/>
            <w:rPr>
              <w:ins w:id="490" w:author="STB" w:date="2020-09-09T15:05:00Z"/>
              <w:rFonts w:asciiTheme="majorHAnsi" w:hAnsiTheme="majorHAnsi" w:cstheme="majorHAnsi"/>
              <w:noProof/>
              <w:rPrChange w:id="491" w:author="STB" w:date="2020-09-09T15:11:00Z">
                <w:rPr>
                  <w:ins w:id="492" w:author="STB" w:date="2020-09-09T15:05:00Z"/>
                  <w:noProof/>
                </w:rPr>
              </w:rPrChange>
            </w:rPr>
          </w:pPr>
          <w:ins w:id="493" w:author="STB" w:date="2020-09-09T15:05:00Z">
            <w:r w:rsidRPr="002622F0">
              <w:rPr>
                <w:rStyle w:val="Hyperlink"/>
                <w:rFonts w:asciiTheme="majorHAnsi" w:hAnsiTheme="majorHAnsi" w:cstheme="majorHAnsi"/>
                <w:noProof/>
                <w:rPrChange w:id="494" w:author="STB" w:date="2020-09-09T15:11:00Z">
                  <w:rPr>
                    <w:rStyle w:val="Hyperlink"/>
                    <w:noProof/>
                  </w:rPr>
                </w:rPrChange>
              </w:rPr>
              <w:fldChar w:fldCharType="begin"/>
            </w:r>
            <w:r w:rsidRPr="002622F0">
              <w:rPr>
                <w:rStyle w:val="Hyperlink"/>
                <w:rFonts w:asciiTheme="majorHAnsi" w:hAnsiTheme="majorHAnsi" w:cstheme="majorHAnsi"/>
                <w:noProof/>
                <w:rPrChange w:id="495" w:author="STB" w:date="2020-09-09T15:11:00Z">
                  <w:rPr>
                    <w:rStyle w:val="Hyperlink"/>
                    <w:noProof/>
                  </w:rPr>
                </w:rPrChange>
              </w:rPr>
              <w:instrText xml:space="preserve"> </w:instrText>
            </w:r>
            <w:r w:rsidRPr="002622F0">
              <w:rPr>
                <w:rFonts w:asciiTheme="majorHAnsi" w:hAnsiTheme="majorHAnsi" w:cstheme="majorHAnsi"/>
                <w:noProof/>
                <w:rPrChange w:id="496" w:author="STB" w:date="2020-09-09T15:11:00Z">
                  <w:rPr>
                    <w:noProof/>
                  </w:rPr>
                </w:rPrChange>
              </w:rPr>
              <w:instrText>HYPERLINK \l "_Toc50556399"</w:instrText>
            </w:r>
            <w:r w:rsidRPr="002622F0">
              <w:rPr>
                <w:rStyle w:val="Hyperlink"/>
                <w:rFonts w:asciiTheme="majorHAnsi" w:hAnsiTheme="majorHAnsi" w:cstheme="majorHAnsi"/>
                <w:noProof/>
                <w:rPrChange w:id="497" w:author="STB" w:date="2020-09-09T15:11:00Z">
                  <w:rPr>
                    <w:rStyle w:val="Hyperlink"/>
                    <w:noProof/>
                  </w:rPr>
                </w:rPrChange>
              </w:rPr>
              <w:instrText xml:space="preserve"> </w:instrText>
            </w:r>
            <w:r w:rsidRPr="002622F0">
              <w:rPr>
                <w:rStyle w:val="Hyperlink"/>
                <w:rFonts w:asciiTheme="majorHAnsi" w:hAnsiTheme="majorHAnsi" w:cstheme="majorHAnsi"/>
                <w:noProof/>
                <w:rPrChange w:id="498" w:author="STB" w:date="2020-09-09T15:11:00Z">
                  <w:rPr>
                    <w:rStyle w:val="Hyperlink"/>
                    <w:noProof/>
                  </w:rPr>
                </w:rPrChange>
              </w:rPr>
              <w:fldChar w:fldCharType="separate"/>
            </w:r>
            <w:r w:rsidRPr="002622F0">
              <w:rPr>
                <w:rStyle w:val="Hyperlink"/>
                <w:rFonts w:asciiTheme="majorHAnsi" w:hAnsiTheme="majorHAnsi" w:cstheme="majorHAnsi"/>
                <w:b/>
                <w:noProof/>
                <w:rPrChange w:id="499" w:author="STB" w:date="2020-09-09T15:11:00Z">
                  <w:rPr>
                    <w:rStyle w:val="Hyperlink"/>
                    <w:rFonts w:cstheme="majorHAnsi"/>
                    <w:b/>
                    <w:noProof/>
                  </w:rPr>
                </w:rPrChange>
              </w:rPr>
              <w:t>4.2. Local Registration</w:t>
            </w:r>
            <w:r w:rsidRPr="002622F0">
              <w:rPr>
                <w:rFonts w:asciiTheme="majorHAnsi" w:hAnsiTheme="majorHAnsi" w:cstheme="majorHAnsi"/>
                <w:noProof/>
                <w:webHidden/>
                <w:rPrChange w:id="500" w:author="STB" w:date="2020-09-09T15:11:00Z">
                  <w:rPr>
                    <w:noProof/>
                    <w:webHidden/>
                  </w:rPr>
                </w:rPrChange>
              </w:rPr>
              <w:tab/>
            </w:r>
            <w:r w:rsidRPr="002622F0">
              <w:rPr>
                <w:rFonts w:asciiTheme="majorHAnsi" w:hAnsiTheme="majorHAnsi" w:cstheme="majorHAnsi"/>
                <w:noProof/>
                <w:webHidden/>
                <w:rPrChange w:id="501" w:author="STB" w:date="2020-09-09T15:11:00Z">
                  <w:rPr>
                    <w:noProof/>
                    <w:webHidden/>
                  </w:rPr>
                </w:rPrChange>
              </w:rPr>
              <w:fldChar w:fldCharType="begin"/>
            </w:r>
            <w:r w:rsidRPr="002622F0">
              <w:rPr>
                <w:rFonts w:asciiTheme="majorHAnsi" w:hAnsiTheme="majorHAnsi" w:cstheme="majorHAnsi"/>
                <w:noProof/>
                <w:webHidden/>
                <w:rPrChange w:id="502" w:author="STB" w:date="2020-09-09T15:11:00Z">
                  <w:rPr>
                    <w:noProof/>
                    <w:webHidden/>
                  </w:rPr>
                </w:rPrChange>
              </w:rPr>
              <w:instrText xml:space="preserve"> PAGEREF _Toc50556399 \h </w:instrText>
            </w:r>
          </w:ins>
          <w:r w:rsidRPr="002622F0">
            <w:rPr>
              <w:rFonts w:asciiTheme="majorHAnsi" w:hAnsiTheme="majorHAnsi" w:cstheme="majorHAnsi"/>
              <w:noProof/>
              <w:webHidden/>
              <w:rPrChange w:id="503"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04" w:author="STB" w:date="2020-09-09T15:11:00Z">
                <w:rPr>
                  <w:noProof/>
                  <w:webHidden/>
                </w:rPr>
              </w:rPrChange>
            </w:rPr>
            <w:fldChar w:fldCharType="separate"/>
          </w:r>
          <w:ins w:id="505" w:author="STB" w:date="2020-09-09T15:05:00Z">
            <w:r w:rsidRPr="002622F0">
              <w:rPr>
                <w:rFonts w:asciiTheme="majorHAnsi" w:hAnsiTheme="majorHAnsi" w:cstheme="majorHAnsi"/>
                <w:noProof/>
                <w:webHidden/>
                <w:rPrChange w:id="506" w:author="STB" w:date="2020-09-09T15:11:00Z">
                  <w:rPr>
                    <w:noProof/>
                    <w:webHidden/>
                  </w:rPr>
                </w:rPrChange>
              </w:rPr>
              <w:t>24</w:t>
            </w:r>
            <w:r w:rsidRPr="002622F0">
              <w:rPr>
                <w:rFonts w:asciiTheme="majorHAnsi" w:hAnsiTheme="majorHAnsi" w:cstheme="majorHAnsi"/>
                <w:noProof/>
                <w:webHidden/>
                <w:rPrChange w:id="507" w:author="STB" w:date="2020-09-09T15:11:00Z">
                  <w:rPr>
                    <w:noProof/>
                    <w:webHidden/>
                  </w:rPr>
                </w:rPrChange>
              </w:rPr>
              <w:fldChar w:fldCharType="end"/>
            </w:r>
            <w:r w:rsidRPr="002622F0">
              <w:rPr>
                <w:rStyle w:val="Hyperlink"/>
                <w:rFonts w:asciiTheme="majorHAnsi" w:hAnsiTheme="majorHAnsi" w:cstheme="majorHAnsi"/>
                <w:noProof/>
                <w:rPrChange w:id="508" w:author="STB" w:date="2020-09-09T15:11:00Z">
                  <w:rPr>
                    <w:rStyle w:val="Hyperlink"/>
                    <w:noProof/>
                  </w:rPr>
                </w:rPrChange>
              </w:rPr>
              <w:fldChar w:fldCharType="end"/>
            </w:r>
          </w:ins>
        </w:p>
        <w:p w14:paraId="42D7DE82" w14:textId="3BD22A10" w:rsidR="006E199A" w:rsidRPr="002622F0" w:rsidRDefault="006E199A">
          <w:pPr>
            <w:pStyle w:val="TOC2"/>
            <w:rPr>
              <w:ins w:id="509" w:author="STB" w:date="2020-09-09T15:05:00Z"/>
              <w:rFonts w:asciiTheme="majorHAnsi" w:hAnsiTheme="majorHAnsi" w:cstheme="majorHAnsi"/>
              <w:noProof/>
              <w:rPrChange w:id="510" w:author="STB" w:date="2020-09-09T15:11:00Z">
                <w:rPr>
                  <w:ins w:id="511" w:author="STB" w:date="2020-09-09T15:05:00Z"/>
                  <w:noProof/>
                </w:rPr>
              </w:rPrChange>
            </w:rPr>
          </w:pPr>
          <w:ins w:id="512" w:author="STB" w:date="2020-09-09T15:05:00Z">
            <w:r w:rsidRPr="002622F0">
              <w:rPr>
                <w:rStyle w:val="Hyperlink"/>
                <w:rFonts w:asciiTheme="majorHAnsi" w:hAnsiTheme="majorHAnsi" w:cstheme="majorHAnsi"/>
                <w:noProof/>
                <w:rPrChange w:id="513" w:author="STB" w:date="2020-09-09T15:11:00Z">
                  <w:rPr>
                    <w:rStyle w:val="Hyperlink"/>
                    <w:noProof/>
                  </w:rPr>
                </w:rPrChange>
              </w:rPr>
              <w:fldChar w:fldCharType="begin"/>
            </w:r>
            <w:r w:rsidRPr="002622F0">
              <w:rPr>
                <w:rStyle w:val="Hyperlink"/>
                <w:rFonts w:asciiTheme="majorHAnsi" w:hAnsiTheme="majorHAnsi" w:cstheme="majorHAnsi"/>
                <w:noProof/>
                <w:rPrChange w:id="514" w:author="STB" w:date="2020-09-09T15:11:00Z">
                  <w:rPr>
                    <w:rStyle w:val="Hyperlink"/>
                    <w:noProof/>
                  </w:rPr>
                </w:rPrChange>
              </w:rPr>
              <w:instrText xml:space="preserve"> </w:instrText>
            </w:r>
            <w:r w:rsidRPr="002622F0">
              <w:rPr>
                <w:rFonts w:asciiTheme="majorHAnsi" w:hAnsiTheme="majorHAnsi" w:cstheme="majorHAnsi"/>
                <w:noProof/>
                <w:rPrChange w:id="515" w:author="STB" w:date="2020-09-09T15:11:00Z">
                  <w:rPr>
                    <w:noProof/>
                  </w:rPr>
                </w:rPrChange>
              </w:rPr>
              <w:instrText>HYPERLINK \l "_Toc50556400"</w:instrText>
            </w:r>
            <w:r w:rsidRPr="002622F0">
              <w:rPr>
                <w:rStyle w:val="Hyperlink"/>
                <w:rFonts w:asciiTheme="majorHAnsi" w:hAnsiTheme="majorHAnsi" w:cstheme="majorHAnsi"/>
                <w:noProof/>
                <w:rPrChange w:id="516" w:author="STB" w:date="2020-09-09T15:11:00Z">
                  <w:rPr>
                    <w:rStyle w:val="Hyperlink"/>
                    <w:noProof/>
                  </w:rPr>
                </w:rPrChange>
              </w:rPr>
              <w:instrText xml:space="preserve"> </w:instrText>
            </w:r>
            <w:r w:rsidRPr="002622F0">
              <w:rPr>
                <w:rStyle w:val="Hyperlink"/>
                <w:rFonts w:asciiTheme="majorHAnsi" w:hAnsiTheme="majorHAnsi" w:cstheme="majorHAnsi"/>
                <w:noProof/>
                <w:rPrChange w:id="517" w:author="STB" w:date="2020-09-09T15:11:00Z">
                  <w:rPr>
                    <w:rStyle w:val="Hyperlink"/>
                    <w:noProof/>
                  </w:rPr>
                </w:rPrChange>
              </w:rPr>
              <w:fldChar w:fldCharType="separate"/>
            </w:r>
            <w:r w:rsidRPr="002622F0">
              <w:rPr>
                <w:rStyle w:val="Hyperlink"/>
                <w:rFonts w:asciiTheme="majorHAnsi" w:hAnsiTheme="majorHAnsi" w:cstheme="majorHAnsi"/>
                <w:b/>
                <w:noProof/>
                <w:rPrChange w:id="518" w:author="STB" w:date="2020-09-09T15:11:00Z">
                  <w:rPr>
                    <w:rStyle w:val="Hyperlink"/>
                    <w:rFonts w:cstheme="majorHAnsi"/>
                    <w:b/>
                    <w:noProof/>
                  </w:rPr>
                </w:rPrChange>
              </w:rPr>
              <w:t>4.3. ICP Registration</w:t>
            </w:r>
            <w:r w:rsidRPr="002622F0">
              <w:rPr>
                <w:rFonts w:asciiTheme="majorHAnsi" w:hAnsiTheme="majorHAnsi" w:cstheme="majorHAnsi"/>
                <w:noProof/>
                <w:webHidden/>
                <w:rPrChange w:id="519" w:author="STB" w:date="2020-09-09T15:11:00Z">
                  <w:rPr>
                    <w:noProof/>
                    <w:webHidden/>
                  </w:rPr>
                </w:rPrChange>
              </w:rPr>
              <w:tab/>
            </w:r>
            <w:r w:rsidRPr="002622F0">
              <w:rPr>
                <w:rFonts w:asciiTheme="majorHAnsi" w:hAnsiTheme="majorHAnsi" w:cstheme="majorHAnsi"/>
                <w:noProof/>
                <w:webHidden/>
                <w:rPrChange w:id="520" w:author="STB" w:date="2020-09-09T15:11:00Z">
                  <w:rPr>
                    <w:noProof/>
                    <w:webHidden/>
                  </w:rPr>
                </w:rPrChange>
              </w:rPr>
              <w:fldChar w:fldCharType="begin"/>
            </w:r>
            <w:r w:rsidRPr="002622F0">
              <w:rPr>
                <w:rFonts w:asciiTheme="majorHAnsi" w:hAnsiTheme="majorHAnsi" w:cstheme="majorHAnsi"/>
                <w:noProof/>
                <w:webHidden/>
                <w:rPrChange w:id="521" w:author="STB" w:date="2020-09-09T15:11:00Z">
                  <w:rPr>
                    <w:noProof/>
                    <w:webHidden/>
                  </w:rPr>
                </w:rPrChange>
              </w:rPr>
              <w:instrText xml:space="preserve"> PAGEREF _Toc50556400 \h </w:instrText>
            </w:r>
          </w:ins>
          <w:r w:rsidRPr="002622F0">
            <w:rPr>
              <w:rFonts w:asciiTheme="majorHAnsi" w:hAnsiTheme="majorHAnsi" w:cstheme="majorHAnsi"/>
              <w:noProof/>
              <w:webHidden/>
              <w:rPrChange w:id="522"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23" w:author="STB" w:date="2020-09-09T15:11:00Z">
                <w:rPr>
                  <w:noProof/>
                  <w:webHidden/>
                </w:rPr>
              </w:rPrChange>
            </w:rPr>
            <w:fldChar w:fldCharType="separate"/>
          </w:r>
          <w:ins w:id="524" w:author="STB" w:date="2020-09-09T15:05:00Z">
            <w:r w:rsidRPr="002622F0">
              <w:rPr>
                <w:rFonts w:asciiTheme="majorHAnsi" w:hAnsiTheme="majorHAnsi" w:cstheme="majorHAnsi"/>
                <w:noProof/>
                <w:webHidden/>
                <w:rPrChange w:id="525" w:author="STB" w:date="2020-09-09T15:11:00Z">
                  <w:rPr>
                    <w:noProof/>
                    <w:webHidden/>
                  </w:rPr>
                </w:rPrChange>
              </w:rPr>
              <w:t>25</w:t>
            </w:r>
            <w:r w:rsidRPr="002622F0">
              <w:rPr>
                <w:rFonts w:asciiTheme="majorHAnsi" w:hAnsiTheme="majorHAnsi" w:cstheme="majorHAnsi"/>
                <w:noProof/>
                <w:webHidden/>
                <w:rPrChange w:id="526" w:author="STB" w:date="2020-09-09T15:11:00Z">
                  <w:rPr>
                    <w:noProof/>
                    <w:webHidden/>
                  </w:rPr>
                </w:rPrChange>
              </w:rPr>
              <w:fldChar w:fldCharType="end"/>
            </w:r>
            <w:r w:rsidRPr="002622F0">
              <w:rPr>
                <w:rStyle w:val="Hyperlink"/>
                <w:rFonts w:asciiTheme="majorHAnsi" w:hAnsiTheme="majorHAnsi" w:cstheme="majorHAnsi"/>
                <w:noProof/>
                <w:rPrChange w:id="527" w:author="STB" w:date="2020-09-09T15:11:00Z">
                  <w:rPr>
                    <w:rStyle w:val="Hyperlink"/>
                    <w:noProof/>
                  </w:rPr>
                </w:rPrChange>
              </w:rPr>
              <w:fldChar w:fldCharType="end"/>
            </w:r>
          </w:ins>
        </w:p>
        <w:p w14:paraId="6E7FEEA0" w14:textId="0F792F7F" w:rsidR="006E199A" w:rsidRPr="002622F0" w:rsidRDefault="006E199A">
          <w:pPr>
            <w:pStyle w:val="TOC2"/>
            <w:rPr>
              <w:ins w:id="528" w:author="STB" w:date="2020-09-09T15:05:00Z"/>
              <w:rFonts w:asciiTheme="majorHAnsi" w:hAnsiTheme="majorHAnsi" w:cstheme="majorHAnsi"/>
              <w:noProof/>
              <w:rPrChange w:id="529" w:author="STB" w:date="2020-09-09T15:11:00Z">
                <w:rPr>
                  <w:ins w:id="530" w:author="STB" w:date="2020-09-09T15:05:00Z"/>
                  <w:noProof/>
                </w:rPr>
              </w:rPrChange>
            </w:rPr>
          </w:pPr>
          <w:ins w:id="531" w:author="STB" w:date="2020-09-09T15:05:00Z">
            <w:r w:rsidRPr="002622F0">
              <w:rPr>
                <w:rStyle w:val="Hyperlink"/>
                <w:rFonts w:asciiTheme="majorHAnsi" w:hAnsiTheme="majorHAnsi" w:cstheme="majorHAnsi"/>
                <w:noProof/>
                <w:rPrChange w:id="532" w:author="STB" w:date="2020-09-09T15:11:00Z">
                  <w:rPr>
                    <w:rStyle w:val="Hyperlink"/>
                    <w:noProof/>
                  </w:rPr>
                </w:rPrChange>
              </w:rPr>
              <w:lastRenderedPageBreak/>
              <w:fldChar w:fldCharType="begin"/>
            </w:r>
            <w:r w:rsidRPr="002622F0">
              <w:rPr>
                <w:rStyle w:val="Hyperlink"/>
                <w:rFonts w:asciiTheme="majorHAnsi" w:hAnsiTheme="majorHAnsi" w:cstheme="majorHAnsi"/>
                <w:noProof/>
                <w:rPrChange w:id="533" w:author="STB" w:date="2020-09-09T15:11:00Z">
                  <w:rPr>
                    <w:rStyle w:val="Hyperlink"/>
                    <w:noProof/>
                  </w:rPr>
                </w:rPrChange>
              </w:rPr>
              <w:instrText xml:space="preserve"> </w:instrText>
            </w:r>
            <w:r w:rsidRPr="002622F0">
              <w:rPr>
                <w:rFonts w:asciiTheme="majorHAnsi" w:hAnsiTheme="majorHAnsi" w:cstheme="majorHAnsi"/>
                <w:noProof/>
                <w:rPrChange w:id="534" w:author="STB" w:date="2020-09-09T15:11:00Z">
                  <w:rPr>
                    <w:noProof/>
                  </w:rPr>
                </w:rPrChange>
              </w:rPr>
              <w:instrText>HYPERLINK \l "_Toc50556401"</w:instrText>
            </w:r>
            <w:r w:rsidRPr="002622F0">
              <w:rPr>
                <w:rStyle w:val="Hyperlink"/>
                <w:rFonts w:asciiTheme="majorHAnsi" w:hAnsiTheme="majorHAnsi" w:cstheme="majorHAnsi"/>
                <w:noProof/>
                <w:rPrChange w:id="535" w:author="STB" w:date="2020-09-09T15:11:00Z">
                  <w:rPr>
                    <w:rStyle w:val="Hyperlink"/>
                    <w:noProof/>
                  </w:rPr>
                </w:rPrChange>
              </w:rPr>
              <w:instrText xml:space="preserve"> </w:instrText>
            </w:r>
            <w:r w:rsidRPr="002622F0">
              <w:rPr>
                <w:rStyle w:val="Hyperlink"/>
                <w:rFonts w:asciiTheme="majorHAnsi" w:hAnsiTheme="majorHAnsi" w:cstheme="majorHAnsi"/>
                <w:noProof/>
                <w:rPrChange w:id="536" w:author="STB" w:date="2020-09-09T15:11:00Z">
                  <w:rPr>
                    <w:rStyle w:val="Hyperlink"/>
                    <w:noProof/>
                  </w:rPr>
                </w:rPrChange>
              </w:rPr>
              <w:fldChar w:fldCharType="separate"/>
            </w:r>
            <w:r w:rsidRPr="002622F0">
              <w:rPr>
                <w:rStyle w:val="Hyperlink"/>
                <w:rFonts w:asciiTheme="majorHAnsi" w:hAnsiTheme="majorHAnsi" w:cstheme="majorHAnsi"/>
                <w:b/>
                <w:noProof/>
                <w:rPrChange w:id="537" w:author="STB" w:date="2020-09-09T15:11:00Z">
                  <w:rPr>
                    <w:rStyle w:val="Hyperlink"/>
                    <w:rFonts w:cstheme="majorHAnsi"/>
                    <w:b/>
                    <w:noProof/>
                  </w:rPr>
                </w:rPrChange>
              </w:rPr>
              <w:t>4.4. VoxelGrid Filter</w:t>
            </w:r>
            <w:r w:rsidRPr="002622F0">
              <w:rPr>
                <w:rFonts w:asciiTheme="majorHAnsi" w:hAnsiTheme="majorHAnsi" w:cstheme="majorHAnsi"/>
                <w:noProof/>
                <w:webHidden/>
                <w:rPrChange w:id="538" w:author="STB" w:date="2020-09-09T15:11:00Z">
                  <w:rPr>
                    <w:noProof/>
                    <w:webHidden/>
                  </w:rPr>
                </w:rPrChange>
              </w:rPr>
              <w:tab/>
            </w:r>
            <w:r w:rsidRPr="002622F0">
              <w:rPr>
                <w:rFonts w:asciiTheme="majorHAnsi" w:hAnsiTheme="majorHAnsi" w:cstheme="majorHAnsi"/>
                <w:noProof/>
                <w:webHidden/>
                <w:rPrChange w:id="539" w:author="STB" w:date="2020-09-09T15:11:00Z">
                  <w:rPr>
                    <w:noProof/>
                    <w:webHidden/>
                  </w:rPr>
                </w:rPrChange>
              </w:rPr>
              <w:fldChar w:fldCharType="begin"/>
            </w:r>
            <w:r w:rsidRPr="002622F0">
              <w:rPr>
                <w:rFonts w:asciiTheme="majorHAnsi" w:hAnsiTheme="majorHAnsi" w:cstheme="majorHAnsi"/>
                <w:noProof/>
                <w:webHidden/>
                <w:rPrChange w:id="540" w:author="STB" w:date="2020-09-09T15:11:00Z">
                  <w:rPr>
                    <w:noProof/>
                    <w:webHidden/>
                  </w:rPr>
                </w:rPrChange>
              </w:rPr>
              <w:instrText xml:space="preserve"> PAGEREF _Toc50556401 \h </w:instrText>
            </w:r>
          </w:ins>
          <w:r w:rsidRPr="002622F0">
            <w:rPr>
              <w:rFonts w:asciiTheme="majorHAnsi" w:hAnsiTheme="majorHAnsi" w:cstheme="majorHAnsi"/>
              <w:noProof/>
              <w:webHidden/>
              <w:rPrChange w:id="541" w:author="STB" w:date="2020-09-09T15:11:00Z">
                <w:rPr>
                  <w:rFonts w:asciiTheme="majorHAnsi" w:hAnsiTheme="majorHAnsi" w:cstheme="majorHAnsi"/>
                  <w:noProof/>
                  <w:webHidden/>
                </w:rPr>
              </w:rPrChange>
            </w:rPr>
          </w:r>
          <w:r w:rsidRPr="002622F0">
            <w:rPr>
              <w:rFonts w:asciiTheme="majorHAnsi" w:hAnsiTheme="majorHAnsi" w:cstheme="majorHAnsi"/>
              <w:noProof/>
              <w:webHidden/>
              <w:rPrChange w:id="542" w:author="STB" w:date="2020-09-09T15:11:00Z">
                <w:rPr>
                  <w:noProof/>
                  <w:webHidden/>
                </w:rPr>
              </w:rPrChange>
            </w:rPr>
            <w:fldChar w:fldCharType="separate"/>
          </w:r>
          <w:ins w:id="543" w:author="STB" w:date="2020-09-09T15:05:00Z">
            <w:r w:rsidRPr="002622F0">
              <w:rPr>
                <w:rFonts w:asciiTheme="majorHAnsi" w:hAnsiTheme="majorHAnsi" w:cstheme="majorHAnsi"/>
                <w:noProof/>
                <w:webHidden/>
                <w:rPrChange w:id="544" w:author="STB" w:date="2020-09-09T15:11:00Z">
                  <w:rPr>
                    <w:noProof/>
                    <w:webHidden/>
                  </w:rPr>
                </w:rPrChange>
              </w:rPr>
              <w:t>26</w:t>
            </w:r>
            <w:r w:rsidRPr="002622F0">
              <w:rPr>
                <w:rFonts w:asciiTheme="majorHAnsi" w:hAnsiTheme="majorHAnsi" w:cstheme="majorHAnsi"/>
                <w:noProof/>
                <w:webHidden/>
                <w:rPrChange w:id="545" w:author="STB" w:date="2020-09-09T15:11:00Z">
                  <w:rPr>
                    <w:noProof/>
                    <w:webHidden/>
                  </w:rPr>
                </w:rPrChange>
              </w:rPr>
              <w:fldChar w:fldCharType="end"/>
            </w:r>
            <w:r w:rsidRPr="002622F0">
              <w:rPr>
                <w:rStyle w:val="Hyperlink"/>
                <w:rFonts w:asciiTheme="majorHAnsi" w:hAnsiTheme="majorHAnsi" w:cstheme="majorHAnsi"/>
                <w:noProof/>
                <w:rPrChange w:id="546" w:author="STB" w:date="2020-09-09T15:11:00Z">
                  <w:rPr>
                    <w:rStyle w:val="Hyperlink"/>
                    <w:noProof/>
                  </w:rPr>
                </w:rPrChange>
              </w:rPr>
              <w:fldChar w:fldCharType="end"/>
            </w:r>
          </w:ins>
        </w:p>
        <w:p w14:paraId="3CF26251" w14:textId="385F6A2B" w:rsidR="006E199A" w:rsidRPr="002622F0" w:rsidRDefault="006E199A">
          <w:pPr>
            <w:pStyle w:val="TOC3"/>
            <w:rPr>
              <w:ins w:id="547" w:author="STB" w:date="2020-09-09T15:05:00Z"/>
              <w:b w:val="0"/>
              <w:rPrChange w:id="548" w:author="STB" w:date="2020-09-09T15:11:00Z">
                <w:rPr>
                  <w:ins w:id="549" w:author="STB" w:date="2020-09-09T15:05:00Z"/>
                  <w:rFonts w:asciiTheme="minorHAnsi" w:hAnsiTheme="minorHAnsi" w:cstheme="minorBidi"/>
                  <w:b w:val="0"/>
                </w:rPr>
              </w:rPrChange>
            </w:rPr>
          </w:pPr>
          <w:ins w:id="550" w:author="STB" w:date="2020-09-09T15:05:00Z">
            <w:r w:rsidRPr="00F4038B">
              <w:rPr>
                <w:rStyle w:val="Hyperlink"/>
              </w:rPr>
              <w:fldChar w:fldCharType="begin"/>
            </w:r>
            <w:r w:rsidRPr="002622F0">
              <w:rPr>
                <w:rStyle w:val="Hyperlink"/>
              </w:rPr>
              <w:instrText xml:space="preserve"> </w:instrText>
            </w:r>
            <w:r w:rsidRPr="002622F0">
              <w:instrText>HYPERLINK \l "_Toc50556402"</w:instrText>
            </w:r>
            <w:r w:rsidRPr="002622F0">
              <w:rPr>
                <w:rStyle w:val="Hyperlink"/>
              </w:rPr>
              <w:instrText xml:space="preserve"> </w:instrText>
            </w:r>
            <w:r w:rsidRPr="00F4038B">
              <w:rPr>
                <w:rStyle w:val="Hyperlink"/>
              </w:rPr>
              <w:fldChar w:fldCharType="separate"/>
            </w:r>
            <w:r w:rsidRPr="002622F0">
              <w:rPr>
                <w:rStyle w:val="Hyperlink"/>
              </w:rPr>
              <w:t>4.4.1. Voxel</w:t>
            </w:r>
            <w:r w:rsidRPr="002622F0">
              <w:rPr>
                <w:b w:val="0"/>
                <w:webHidden/>
                <w:rPrChange w:id="551" w:author="STB" w:date="2020-09-09T15:12:00Z">
                  <w:rPr>
                    <w:webHidden/>
                  </w:rPr>
                </w:rPrChange>
              </w:rPr>
              <w:tab/>
            </w:r>
            <w:r w:rsidRPr="002622F0">
              <w:rPr>
                <w:b w:val="0"/>
                <w:webHidden/>
                <w:rPrChange w:id="552" w:author="STB" w:date="2020-09-09T15:12:00Z">
                  <w:rPr>
                    <w:webHidden/>
                  </w:rPr>
                </w:rPrChange>
              </w:rPr>
              <w:fldChar w:fldCharType="begin"/>
            </w:r>
            <w:r w:rsidRPr="002622F0">
              <w:rPr>
                <w:b w:val="0"/>
                <w:webHidden/>
                <w:rPrChange w:id="553" w:author="STB" w:date="2020-09-09T15:12:00Z">
                  <w:rPr>
                    <w:webHidden/>
                  </w:rPr>
                </w:rPrChange>
              </w:rPr>
              <w:instrText xml:space="preserve"> PAGEREF _Toc50556402 \h </w:instrText>
            </w:r>
          </w:ins>
          <w:r w:rsidRPr="002622F0">
            <w:rPr>
              <w:b w:val="0"/>
              <w:webHidden/>
              <w:rPrChange w:id="554" w:author="STB" w:date="2020-09-09T15:12:00Z">
                <w:rPr>
                  <w:b w:val="0"/>
                  <w:webHidden/>
                </w:rPr>
              </w:rPrChange>
            </w:rPr>
          </w:r>
          <w:r w:rsidRPr="002622F0">
            <w:rPr>
              <w:b w:val="0"/>
              <w:webHidden/>
              <w:rPrChange w:id="555" w:author="STB" w:date="2020-09-09T15:12:00Z">
                <w:rPr>
                  <w:webHidden/>
                </w:rPr>
              </w:rPrChange>
            </w:rPr>
            <w:fldChar w:fldCharType="separate"/>
          </w:r>
          <w:ins w:id="556" w:author="STB" w:date="2020-09-09T15:05:00Z">
            <w:r w:rsidRPr="002622F0">
              <w:rPr>
                <w:b w:val="0"/>
                <w:webHidden/>
                <w:rPrChange w:id="557" w:author="STB" w:date="2020-09-09T15:12:00Z">
                  <w:rPr>
                    <w:webHidden/>
                  </w:rPr>
                </w:rPrChange>
              </w:rPr>
              <w:t>26</w:t>
            </w:r>
            <w:r w:rsidRPr="002622F0">
              <w:rPr>
                <w:b w:val="0"/>
                <w:webHidden/>
                <w:rPrChange w:id="558" w:author="STB" w:date="2020-09-09T15:12:00Z">
                  <w:rPr>
                    <w:webHidden/>
                  </w:rPr>
                </w:rPrChange>
              </w:rPr>
              <w:fldChar w:fldCharType="end"/>
            </w:r>
            <w:r w:rsidRPr="00F4038B">
              <w:rPr>
                <w:rStyle w:val="Hyperlink"/>
              </w:rPr>
              <w:fldChar w:fldCharType="end"/>
            </w:r>
          </w:ins>
        </w:p>
        <w:p w14:paraId="39B2905F" w14:textId="70B8D251" w:rsidR="006E199A" w:rsidRPr="002622F0" w:rsidRDefault="006E199A">
          <w:pPr>
            <w:pStyle w:val="TOC3"/>
            <w:rPr>
              <w:ins w:id="559" w:author="STB" w:date="2020-09-09T15:05:00Z"/>
              <w:b w:val="0"/>
              <w:rPrChange w:id="560" w:author="STB" w:date="2020-09-09T15:11:00Z">
                <w:rPr>
                  <w:ins w:id="561" w:author="STB" w:date="2020-09-09T15:05:00Z"/>
                  <w:rFonts w:asciiTheme="minorHAnsi" w:hAnsiTheme="minorHAnsi" w:cstheme="minorBidi"/>
                  <w:b w:val="0"/>
                </w:rPr>
              </w:rPrChange>
            </w:rPr>
          </w:pPr>
          <w:ins w:id="562" w:author="STB" w:date="2020-09-09T15:05:00Z">
            <w:r w:rsidRPr="00F4038B">
              <w:rPr>
                <w:rStyle w:val="Hyperlink"/>
              </w:rPr>
              <w:fldChar w:fldCharType="begin"/>
            </w:r>
            <w:r w:rsidRPr="002622F0">
              <w:rPr>
                <w:rStyle w:val="Hyperlink"/>
              </w:rPr>
              <w:instrText xml:space="preserve"> </w:instrText>
            </w:r>
            <w:r w:rsidRPr="002622F0">
              <w:instrText>HYPERLINK \l "_Toc50556403"</w:instrText>
            </w:r>
            <w:r w:rsidRPr="002622F0">
              <w:rPr>
                <w:rStyle w:val="Hyperlink"/>
              </w:rPr>
              <w:instrText xml:space="preserve"> </w:instrText>
            </w:r>
            <w:r w:rsidRPr="00F4038B">
              <w:rPr>
                <w:rStyle w:val="Hyperlink"/>
              </w:rPr>
              <w:fldChar w:fldCharType="separate"/>
            </w:r>
            <w:r w:rsidRPr="002622F0">
              <w:rPr>
                <w:rStyle w:val="Hyperlink"/>
              </w:rPr>
              <w:t>4.4.2. VoxelGrid</w:t>
            </w:r>
            <w:r w:rsidRPr="002622F0">
              <w:rPr>
                <w:b w:val="0"/>
                <w:webHidden/>
                <w:rPrChange w:id="563" w:author="STB" w:date="2020-09-09T15:12:00Z">
                  <w:rPr>
                    <w:webHidden/>
                  </w:rPr>
                </w:rPrChange>
              </w:rPr>
              <w:tab/>
            </w:r>
            <w:r w:rsidRPr="002622F0">
              <w:rPr>
                <w:b w:val="0"/>
                <w:webHidden/>
                <w:rPrChange w:id="564" w:author="STB" w:date="2020-09-09T15:12:00Z">
                  <w:rPr>
                    <w:webHidden/>
                  </w:rPr>
                </w:rPrChange>
              </w:rPr>
              <w:fldChar w:fldCharType="begin"/>
            </w:r>
            <w:r w:rsidRPr="002622F0">
              <w:rPr>
                <w:b w:val="0"/>
                <w:webHidden/>
                <w:rPrChange w:id="565" w:author="STB" w:date="2020-09-09T15:12:00Z">
                  <w:rPr>
                    <w:webHidden/>
                  </w:rPr>
                </w:rPrChange>
              </w:rPr>
              <w:instrText xml:space="preserve"> PAGEREF _Toc50556403 \h </w:instrText>
            </w:r>
          </w:ins>
          <w:r w:rsidRPr="002622F0">
            <w:rPr>
              <w:b w:val="0"/>
              <w:webHidden/>
              <w:rPrChange w:id="566" w:author="STB" w:date="2020-09-09T15:12:00Z">
                <w:rPr>
                  <w:b w:val="0"/>
                  <w:webHidden/>
                </w:rPr>
              </w:rPrChange>
            </w:rPr>
          </w:r>
          <w:r w:rsidRPr="002622F0">
            <w:rPr>
              <w:b w:val="0"/>
              <w:webHidden/>
              <w:rPrChange w:id="567" w:author="STB" w:date="2020-09-09T15:12:00Z">
                <w:rPr>
                  <w:webHidden/>
                </w:rPr>
              </w:rPrChange>
            </w:rPr>
            <w:fldChar w:fldCharType="separate"/>
          </w:r>
          <w:ins w:id="568" w:author="STB" w:date="2020-09-09T15:05:00Z">
            <w:r w:rsidRPr="002622F0">
              <w:rPr>
                <w:b w:val="0"/>
                <w:webHidden/>
                <w:rPrChange w:id="569" w:author="STB" w:date="2020-09-09T15:12:00Z">
                  <w:rPr>
                    <w:webHidden/>
                  </w:rPr>
                </w:rPrChange>
              </w:rPr>
              <w:t>27</w:t>
            </w:r>
            <w:r w:rsidRPr="002622F0">
              <w:rPr>
                <w:b w:val="0"/>
                <w:webHidden/>
                <w:rPrChange w:id="570" w:author="STB" w:date="2020-09-09T15:12:00Z">
                  <w:rPr>
                    <w:webHidden/>
                  </w:rPr>
                </w:rPrChange>
              </w:rPr>
              <w:fldChar w:fldCharType="end"/>
            </w:r>
            <w:r w:rsidRPr="00F4038B">
              <w:rPr>
                <w:rStyle w:val="Hyperlink"/>
              </w:rPr>
              <w:fldChar w:fldCharType="end"/>
            </w:r>
          </w:ins>
        </w:p>
        <w:p w14:paraId="12596947" w14:textId="1F78BDAB" w:rsidR="006E199A" w:rsidRPr="002622F0" w:rsidRDefault="006E199A">
          <w:pPr>
            <w:pStyle w:val="TOC3"/>
            <w:rPr>
              <w:ins w:id="571" w:author="STB" w:date="2020-09-09T15:05:00Z"/>
              <w:b w:val="0"/>
              <w:rPrChange w:id="572" w:author="STB" w:date="2020-09-09T15:11:00Z">
                <w:rPr>
                  <w:ins w:id="573" w:author="STB" w:date="2020-09-09T15:05:00Z"/>
                  <w:rFonts w:asciiTheme="minorHAnsi" w:hAnsiTheme="minorHAnsi" w:cstheme="minorBidi"/>
                  <w:b w:val="0"/>
                </w:rPr>
              </w:rPrChange>
            </w:rPr>
          </w:pPr>
          <w:ins w:id="574" w:author="STB" w:date="2020-09-09T15:05:00Z">
            <w:r w:rsidRPr="00F4038B">
              <w:rPr>
                <w:rStyle w:val="Hyperlink"/>
              </w:rPr>
              <w:fldChar w:fldCharType="begin"/>
            </w:r>
            <w:r w:rsidRPr="002622F0">
              <w:rPr>
                <w:rStyle w:val="Hyperlink"/>
              </w:rPr>
              <w:instrText xml:space="preserve"> </w:instrText>
            </w:r>
            <w:r w:rsidRPr="002622F0">
              <w:instrText>HYPERLINK \l "_Toc50556404"</w:instrText>
            </w:r>
            <w:r w:rsidRPr="002622F0">
              <w:rPr>
                <w:rStyle w:val="Hyperlink"/>
              </w:rPr>
              <w:instrText xml:space="preserve"> </w:instrText>
            </w:r>
            <w:r w:rsidRPr="00F4038B">
              <w:rPr>
                <w:rStyle w:val="Hyperlink"/>
              </w:rPr>
              <w:fldChar w:fldCharType="separate"/>
            </w:r>
            <w:r w:rsidRPr="002622F0">
              <w:rPr>
                <w:rStyle w:val="Hyperlink"/>
              </w:rPr>
              <w:t>4.4.3. Downsampling</w:t>
            </w:r>
            <w:r w:rsidRPr="002622F0">
              <w:rPr>
                <w:b w:val="0"/>
                <w:webHidden/>
                <w:rPrChange w:id="575" w:author="STB" w:date="2020-09-09T15:12:00Z">
                  <w:rPr>
                    <w:webHidden/>
                  </w:rPr>
                </w:rPrChange>
              </w:rPr>
              <w:tab/>
            </w:r>
            <w:r w:rsidRPr="002622F0">
              <w:rPr>
                <w:b w:val="0"/>
                <w:webHidden/>
                <w:rPrChange w:id="576" w:author="STB" w:date="2020-09-09T15:12:00Z">
                  <w:rPr>
                    <w:webHidden/>
                  </w:rPr>
                </w:rPrChange>
              </w:rPr>
              <w:fldChar w:fldCharType="begin"/>
            </w:r>
            <w:r w:rsidRPr="002622F0">
              <w:rPr>
                <w:b w:val="0"/>
                <w:webHidden/>
                <w:rPrChange w:id="577" w:author="STB" w:date="2020-09-09T15:12:00Z">
                  <w:rPr>
                    <w:webHidden/>
                  </w:rPr>
                </w:rPrChange>
              </w:rPr>
              <w:instrText xml:space="preserve"> PAGEREF _Toc50556404 \h </w:instrText>
            </w:r>
          </w:ins>
          <w:r w:rsidRPr="002622F0">
            <w:rPr>
              <w:b w:val="0"/>
              <w:webHidden/>
              <w:rPrChange w:id="578" w:author="STB" w:date="2020-09-09T15:12:00Z">
                <w:rPr>
                  <w:b w:val="0"/>
                  <w:webHidden/>
                </w:rPr>
              </w:rPrChange>
            </w:rPr>
          </w:r>
          <w:r w:rsidRPr="002622F0">
            <w:rPr>
              <w:b w:val="0"/>
              <w:webHidden/>
              <w:rPrChange w:id="579" w:author="STB" w:date="2020-09-09T15:12:00Z">
                <w:rPr>
                  <w:webHidden/>
                </w:rPr>
              </w:rPrChange>
            </w:rPr>
            <w:fldChar w:fldCharType="separate"/>
          </w:r>
          <w:ins w:id="580" w:author="STB" w:date="2020-09-09T15:05:00Z">
            <w:r w:rsidRPr="002622F0">
              <w:rPr>
                <w:b w:val="0"/>
                <w:webHidden/>
                <w:rPrChange w:id="581" w:author="STB" w:date="2020-09-09T15:12:00Z">
                  <w:rPr>
                    <w:webHidden/>
                  </w:rPr>
                </w:rPrChange>
              </w:rPr>
              <w:t>28</w:t>
            </w:r>
            <w:r w:rsidRPr="002622F0">
              <w:rPr>
                <w:b w:val="0"/>
                <w:webHidden/>
                <w:rPrChange w:id="582" w:author="STB" w:date="2020-09-09T15:12:00Z">
                  <w:rPr>
                    <w:webHidden/>
                  </w:rPr>
                </w:rPrChange>
              </w:rPr>
              <w:fldChar w:fldCharType="end"/>
            </w:r>
            <w:r w:rsidRPr="00F4038B">
              <w:rPr>
                <w:rStyle w:val="Hyperlink"/>
              </w:rPr>
              <w:fldChar w:fldCharType="end"/>
            </w:r>
          </w:ins>
        </w:p>
        <w:p w14:paraId="2A3B9B69" w14:textId="0593AAEC" w:rsidR="00200257" w:rsidRPr="002622F0" w:rsidDel="00AC68E3" w:rsidRDefault="00200257" w:rsidP="00366702">
          <w:pPr>
            <w:pStyle w:val="TOC1"/>
            <w:rPr>
              <w:del w:id="583" w:author="STB" w:date="2020-09-09T14:39:00Z"/>
              <w:rFonts w:asciiTheme="majorHAnsi" w:hAnsiTheme="majorHAnsi" w:cstheme="majorHAnsi"/>
              <w:noProof/>
              <w:lang w:eastAsia="ja-JP"/>
              <w:rPrChange w:id="584" w:author="STB" w:date="2020-09-09T15:11:00Z">
                <w:rPr>
                  <w:del w:id="585" w:author="STB" w:date="2020-09-09T14:39:00Z"/>
                  <w:noProof/>
                  <w:lang w:eastAsia="ja-JP"/>
                </w:rPr>
              </w:rPrChange>
            </w:rPr>
          </w:pPr>
          <w:del w:id="586" w:author="STB" w:date="2020-09-09T14:39:00Z">
            <w:r w:rsidRPr="002622F0" w:rsidDel="00AC68E3">
              <w:rPr>
                <w:rPrChange w:id="587" w:author="STB" w:date="2020-09-09T15:11:00Z">
                  <w:rPr>
                    <w:rStyle w:val="Hyperlink"/>
                    <w:rFonts w:asciiTheme="majorHAnsi" w:hAnsiTheme="majorHAnsi" w:cstheme="majorHAnsi"/>
                    <w:b/>
                    <w:noProof/>
                  </w:rPr>
                </w:rPrChange>
              </w:rPr>
              <w:delText>1. Software Function Specifications:</w:delText>
            </w:r>
            <w:r w:rsidRPr="002622F0" w:rsidDel="00AC68E3">
              <w:rPr>
                <w:rFonts w:asciiTheme="majorHAnsi" w:hAnsiTheme="majorHAnsi" w:cstheme="majorHAnsi"/>
                <w:noProof/>
                <w:webHidden/>
                <w:rPrChange w:id="588" w:author="STB" w:date="2020-09-09T15:11:00Z">
                  <w:rPr>
                    <w:noProof/>
                    <w:webHidden/>
                  </w:rPr>
                </w:rPrChange>
              </w:rPr>
              <w:tab/>
            </w:r>
            <w:r w:rsidR="00AC68E3" w:rsidRPr="002622F0" w:rsidDel="00AC68E3">
              <w:rPr>
                <w:rFonts w:asciiTheme="majorHAnsi" w:hAnsiTheme="majorHAnsi" w:cstheme="majorHAnsi"/>
                <w:noProof/>
                <w:webHidden/>
                <w:rPrChange w:id="589" w:author="STB" w:date="2020-09-09T15:11:00Z">
                  <w:rPr>
                    <w:noProof/>
                    <w:webHidden/>
                  </w:rPr>
                </w:rPrChange>
              </w:rPr>
              <w:delText>5</w:delText>
            </w:r>
          </w:del>
        </w:p>
        <w:p w14:paraId="4BC5CC2F" w14:textId="27138B36" w:rsidR="00200257" w:rsidRPr="002622F0" w:rsidDel="00AC68E3" w:rsidRDefault="00200257" w:rsidP="00366702">
          <w:pPr>
            <w:pStyle w:val="TOC2"/>
            <w:rPr>
              <w:del w:id="590" w:author="STB" w:date="2020-09-09T14:39:00Z"/>
              <w:rFonts w:asciiTheme="majorHAnsi" w:hAnsiTheme="majorHAnsi" w:cstheme="majorHAnsi"/>
              <w:noProof/>
              <w:lang w:eastAsia="ja-JP"/>
              <w:rPrChange w:id="591" w:author="STB" w:date="2020-09-09T15:11:00Z">
                <w:rPr>
                  <w:del w:id="592" w:author="STB" w:date="2020-09-09T14:39:00Z"/>
                  <w:noProof/>
                  <w:lang w:eastAsia="ja-JP"/>
                </w:rPr>
              </w:rPrChange>
            </w:rPr>
          </w:pPr>
          <w:del w:id="593" w:author="STB" w:date="2020-09-09T14:39:00Z">
            <w:r w:rsidRPr="002622F0" w:rsidDel="00AC68E3">
              <w:rPr>
                <w:rPrChange w:id="594" w:author="STB" w:date="2020-09-09T15:11:00Z">
                  <w:rPr>
                    <w:rStyle w:val="Hyperlink"/>
                    <w:rFonts w:asciiTheme="majorHAnsi" w:hAnsiTheme="majorHAnsi" w:cstheme="majorHAnsi"/>
                    <w:b/>
                    <w:noProof/>
                  </w:rPr>
                </w:rPrChange>
              </w:rPr>
              <w:delText>1.1. Operating environment</w:delText>
            </w:r>
            <w:r w:rsidRPr="002622F0" w:rsidDel="00AC68E3">
              <w:rPr>
                <w:rFonts w:asciiTheme="majorHAnsi" w:hAnsiTheme="majorHAnsi" w:cstheme="majorHAnsi"/>
                <w:noProof/>
                <w:webHidden/>
                <w:rPrChange w:id="595" w:author="STB" w:date="2020-09-09T15:11:00Z">
                  <w:rPr>
                    <w:noProof/>
                    <w:webHidden/>
                  </w:rPr>
                </w:rPrChange>
              </w:rPr>
              <w:tab/>
            </w:r>
            <w:r w:rsidR="00AC68E3" w:rsidRPr="002622F0" w:rsidDel="00AC68E3">
              <w:rPr>
                <w:rFonts w:asciiTheme="majorHAnsi" w:hAnsiTheme="majorHAnsi" w:cstheme="majorHAnsi"/>
                <w:noProof/>
                <w:webHidden/>
                <w:rPrChange w:id="596" w:author="STB" w:date="2020-09-09T15:11:00Z">
                  <w:rPr>
                    <w:noProof/>
                    <w:webHidden/>
                  </w:rPr>
                </w:rPrChange>
              </w:rPr>
              <w:delText>5</w:delText>
            </w:r>
          </w:del>
        </w:p>
        <w:p w14:paraId="7E36F406" w14:textId="0D91F6E9" w:rsidR="00200257" w:rsidRPr="002622F0" w:rsidDel="00AC68E3" w:rsidRDefault="00200257" w:rsidP="00366702">
          <w:pPr>
            <w:pStyle w:val="TOC2"/>
            <w:rPr>
              <w:del w:id="597" w:author="STB" w:date="2020-09-09T14:39:00Z"/>
              <w:rFonts w:asciiTheme="majorHAnsi" w:hAnsiTheme="majorHAnsi" w:cstheme="majorHAnsi"/>
              <w:noProof/>
              <w:lang w:eastAsia="ja-JP"/>
              <w:rPrChange w:id="598" w:author="STB" w:date="2020-09-09T15:11:00Z">
                <w:rPr>
                  <w:del w:id="599" w:author="STB" w:date="2020-09-09T14:39:00Z"/>
                  <w:noProof/>
                  <w:lang w:eastAsia="ja-JP"/>
                </w:rPr>
              </w:rPrChange>
            </w:rPr>
          </w:pPr>
          <w:del w:id="600" w:author="STB" w:date="2020-09-09T14:39:00Z">
            <w:r w:rsidRPr="002622F0" w:rsidDel="00AC68E3">
              <w:rPr>
                <w:rPrChange w:id="601" w:author="STB" w:date="2020-09-09T15:11:00Z">
                  <w:rPr>
                    <w:rStyle w:val="Hyperlink"/>
                    <w:rFonts w:asciiTheme="majorHAnsi" w:hAnsiTheme="majorHAnsi" w:cstheme="majorHAnsi"/>
                    <w:b/>
                    <w:noProof/>
                  </w:rPr>
                </w:rPrChange>
              </w:rPr>
              <w:delText>1.2. Development environment and language</w:delText>
            </w:r>
            <w:r w:rsidRPr="002622F0" w:rsidDel="00AC68E3">
              <w:rPr>
                <w:rFonts w:asciiTheme="majorHAnsi" w:hAnsiTheme="majorHAnsi" w:cstheme="majorHAnsi"/>
                <w:noProof/>
                <w:webHidden/>
                <w:rPrChange w:id="602" w:author="STB" w:date="2020-09-09T15:11:00Z">
                  <w:rPr>
                    <w:noProof/>
                    <w:webHidden/>
                  </w:rPr>
                </w:rPrChange>
              </w:rPr>
              <w:tab/>
            </w:r>
            <w:r w:rsidR="00AC68E3" w:rsidRPr="002622F0" w:rsidDel="00AC68E3">
              <w:rPr>
                <w:rFonts w:asciiTheme="majorHAnsi" w:hAnsiTheme="majorHAnsi" w:cstheme="majorHAnsi"/>
                <w:noProof/>
                <w:webHidden/>
                <w:rPrChange w:id="603" w:author="STB" w:date="2020-09-09T15:11:00Z">
                  <w:rPr>
                    <w:noProof/>
                    <w:webHidden/>
                  </w:rPr>
                </w:rPrChange>
              </w:rPr>
              <w:delText>5</w:delText>
            </w:r>
          </w:del>
        </w:p>
        <w:p w14:paraId="1D3C78ED" w14:textId="57960CA0" w:rsidR="00200257" w:rsidRPr="002622F0" w:rsidDel="00AC68E3" w:rsidRDefault="00200257" w:rsidP="00366702">
          <w:pPr>
            <w:pStyle w:val="TOC2"/>
            <w:rPr>
              <w:del w:id="604" w:author="STB" w:date="2020-09-09T14:39:00Z"/>
              <w:rFonts w:asciiTheme="majorHAnsi" w:hAnsiTheme="majorHAnsi" w:cstheme="majorHAnsi"/>
              <w:noProof/>
              <w:lang w:eastAsia="ja-JP"/>
              <w:rPrChange w:id="605" w:author="STB" w:date="2020-09-09T15:11:00Z">
                <w:rPr>
                  <w:del w:id="606" w:author="STB" w:date="2020-09-09T14:39:00Z"/>
                  <w:noProof/>
                  <w:lang w:eastAsia="ja-JP"/>
                </w:rPr>
              </w:rPrChange>
            </w:rPr>
          </w:pPr>
          <w:del w:id="607" w:author="STB" w:date="2020-09-09T14:39:00Z">
            <w:r w:rsidRPr="002622F0" w:rsidDel="00AC68E3">
              <w:rPr>
                <w:rPrChange w:id="608" w:author="STB" w:date="2020-09-09T15:11:00Z">
                  <w:rPr>
                    <w:rStyle w:val="Hyperlink"/>
                    <w:rFonts w:asciiTheme="majorHAnsi" w:hAnsiTheme="majorHAnsi" w:cstheme="majorHAnsi"/>
                    <w:b/>
                    <w:noProof/>
                  </w:rPr>
                </w:rPrChange>
              </w:rPr>
              <w:delText>1.3. List of software function</w:delText>
            </w:r>
            <w:r w:rsidRPr="002622F0" w:rsidDel="00AC68E3">
              <w:rPr>
                <w:rFonts w:asciiTheme="majorHAnsi" w:hAnsiTheme="majorHAnsi" w:cstheme="majorHAnsi"/>
                <w:noProof/>
                <w:webHidden/>
                <w:rPrChange w:id="609" w:author="STB" w:date="2020-09-09T15:11:00Z">
                  <w:rPr>
                    <w:noProof/>
                    <w:webHidden/>
                  </w:rPr>
                </w:rPrChange>
              </w:rPr>
              <w:tab/>
            </w:r>
            <w:r w:rsidR="00AC68E3" w:rsidRPr="002622F0" w:rsidDel="00AC68E3">
              <w:rPr>
                <w:rFonts w:asciiTheme="majorHAnsi" w:hAnsiTheme="majorHAnsi" w:cstheme="majorHAnsi"/>
                <w:noProof/>
                <w:webHidden/>
                <w:rPrChange w:id="610" w:author="STB" w:date="2020-09-09T15:11:00Z">
                  <w:rPr>
                    <w:noProof/>
                    <w:webHidden/>
                  </w:rPr>
                </w:rPrChange>
              </w:rPr>
              <w:delText>5</w:delText>
            </w:r>
          </w:del>
        </w:p>
        <w:p w14:paraId="33F7E168" w14:textId="7900BB83" w:rsidR="00200257" w:rsidRPr="002622F0" w:rsidDel="00AC68E3" w:rsidRDefault="00200257" w:rsidP="00366702">
          <w:pPr>
            <w:pStyle w:val="TOC2"/>
            <w:rPr>
              <w:del w:id="611" w:author="STB" w:date="2020-09-09T14:39:00Z"/>
              <w:rFonts w:asciiTheme="majorHAnsi" w:hAnsiTheme="majorHAnsi" w:cstheme="majorHAnsi"/>
              <w:noProof/>
              <w:lang w:eastAsia="ja-JP"/>
              <w:rPrChange w:id="612" w:author="STB" w:date="2020-09-09T15:11:00Z">
                <w:rPr>
                  <w:del w:id="613" w:author="STB" w:date="2020-09-09T14:39:00Z"/>
                  <w:noProof/>
                  <w:lang w:eastAsia="ja-JP"/>
                </w:rPr>
              </w:rPrChange>
            </w:rPr>
          </w:pPr>
          <w:del w:id="614" w:author="STB" w:date="2020-09-09T14:39:00Z">
            <w:r w:rsidRPr="002622F0" w:rsidDel="00AC68E3">
              <w:rPr>
                <w:rPrChange w:id="615" w:author="STB" w:date="2020-09-09T15:11:00Z">
                  <w:rPr>
                    <w:rStyle w:val="Hyperlink"/>
                    <w:rFonts w:asciiTheme="majorHAnsi" w:hAnsiTheme="majorHAnsi" w:cstheme="majorHAnsi"/>
                    <w:b/>
                    <w:noProof/>
                  </w:rPr>
                </w:rPrChange>
              </w:rPr>
              <w:delText>1.4. Software Block Diagram</w:delText>
            </w:r>
            <w:r w:rsidRPr="002622F0" w:rsidDel="00AC68E3">
              <w:rPr>
                <w:rFonts w:asciiTheme="majorHAnsi" w:hAnsiTheme="majorHAnsi" w:cstheme="majorHAnsi"/>
                <w:noProof/>
                <w:webHidden/>
                <w:rPrChange w:id="616" w:author="STB" w:date="2020-09-09T15:11:00Z">
                  <w:rPr>
                    <w:noProof/>
                    <w:webHidden/>
                  </w:rPr>
                </w:rPrChange>
              </w:rPr>
              <w:tab/>
            </w:r>
            <w:r w:rsidR="00AC68E3" w:rsidRPr="002622F0" w:rsidDel="00AC68E3">
              <w:rPr>
                <w:rFonts w:asciiTheme="majorHAnsi" w:hAnsiTheme="majorHAnsi" w:cstheme="majorHAnsi"/>
                <w:noProof/>
                <w:webHidden/>
                <w:rPrChange w:id="617" w:author="STB" w:date="2020-09-09T15:11:00Z">
                  <w:rPr>
                    <w:noProof/>
                    <w:webHidden/>
                  </w:rPr>
                </w:rPrChange>
              </w:rPr>
              <w:delText>6</w:delText>
            </w:r>
          </w:del>
        </w:p>
        <w:p w14:paraId="478F2D4B" w14:textId="53038617" w:rsidR="00200257" w:rsidRPr="002622F0" w:rsidDel="00AC68E3" w:rsidRDefault="00200257">
          <w:pPr>
            <w:pStyle w:val="TOC3"/>
            <w:rPr>
              <w:del w:id="618" w:author="STB" w:date="2020-09-09T14:39:00Z"/>
              <w:lang w:eastAsia="ja-JP"/>
            </w:rPr>
          </w:pPr>
          <w:del w:id="619" w:author="STB" w:date="2020-09-09T14:39:00Z">
            <w:r w:rsidRPr="002622F0" w:rsidDel="00AC68E3">
              <w:rPr>
                <w:rPrChange w:id="620" w:author="STB" w:date="2020-09-09T15:11:00Z">
                  <w:rPr>
                    <w:rStyle w:val="Hyperlink"/>
                    <w:lang w:eastAsia="ja-JP"/>
                  </w:rPr>
                </w:rPrChange>
              </w:rPr>
              <w:delText>1.4.1. Software block explanation</w:delText>
            </w:r>
            <w:r w:rsidRPr="002622F0" w:rsidDel="00AC68E3">
              <w:rPr>
                <w:webHidden/>
              </w:rPr>
              <w:tab/>
            </w:r>
            <w:r w:rsidR="00AC68E3" w:rsidRPr="002622F0" w:rsidDel="00AC68E3">
              <w:rPr>
                <w:webHidden/>
              </w:rPr>
              <w:delText>6</w:delText>
            </w:r>
          </w:del>
        </w:p>
        <w:p w14:paraId="5AC98045" w14:textId="3FEA5512" w:rsidR="00200257" w:rsidRPr="002622F0" w:rsidDel="00AC68E3" w:rsidRDefault="00200257" w:rsidP="00200257">
          <w:pPr>
            <w:pStyle w:val="TOC3"/>
            <w:rPr>
              <w:del w:id="621" w:author="STB" w:date="2020-09-09T14:39:00Z"/>
              <w:lang w:eastAsia="ja-JP"/>
            </w:rPr>
          </w:pPr>
          <w:del w:id="622" w:author="STB" w:date="2020-09-09T14:39:00Z">
            <w:r w:rsidRPr="002622F0" w:rsidDel="00AC68E3">
              <w:rPr>
                <w:rPrChange w:id="623" w:author="STB" w:date="2020-09-09T15:11:00Z">
                  <w:rPr>
                    <w:rStyle w:val="Hyperlink"/>
                  </w:rPr>
                </w:rPrChange>
              </w:rPr>
              <w:delText>1.4.2. List of software modules</w:delText>
            </w:r>
            <w:r w:rsidRPr="002622F0" w:rsidDel="00AC68E3">
              <w:rPr>
                <w:webHidden/>
              </w:rPr>
              <w:tab/>
            </w:r>
            <w:r w:rsidR="00AC68E3" w:rsidRPr="002622F0" w:rsidDel="00AC68E3">
              <w:rPr>
                <w:webHidden/>
              </w:rPr>
              <w:delText>6</w:delText>
            </w:r>
          </w:del>
        </w:p>
        <w:p w14:paraId="7F4AB1BA" w14:textId="760A841B" w:rsidR="00200257" w:rsidRPr="002622F0" w:rsidDel="00AC68E3" w:rsidRDefault="00200257" w:rsidP="00366702">
          <w:pPr>
            <w:pStyle w:val="TOC1"/>
            <w:rPr>
              <w:del w:id="624" w:author="STB" w:date="2020-09-09T14:39:00Z"/>
              <w:rFonts w:asciiTheme="majorHAnsi" w:hAnsiTheme="majorHAnsi" w:cstheme="majorHAnsi"/>
              <w:noProof/>
              <w:lang w:eastAsia="ja-JP"/>
              <w:rPrChange w:id="625" w:author="STB" w:date="2020-09-09T15:11:00Z">
                <w:rPr>
                  <w:del w:id="626" w:author="STB" w:date="2020-09-09T14:39:00Z"/>
                  <w:noProof/>
                  <w:lang w:eastAsia="ja-JP"/>
                </w:rPr>
              </w:rPrChange>
            </w:rPr>
          </w:pPr>
          <w:del w:id="627" w:author="STB" w:date="2020-09-09T14:39:00Z">
            <w:r w:rsidRPr="002622F0" w:rsidDel="00AC68E3">
              <w:rPr>
                <w:rPrChange w:id="628" w:author="STB" w:date="2020-09-09T15:11:00Z">
                  <w:rPr>
                    <w:rStyle w:val="Hyperlink"/>
                    <w:rFonts w:asciiTheme="majorHAnsi" w:hAnsiTheme="majorHAnsi" w:cstheme="majorHAnsi"/>
                    <w:b/>
                    <w:noProof/>
                  </w:rPr>
                </w:rPrChange>
              </w:rPr>
              <w:delText>2. Library API Specification</w:delText>
            </w:r>
            <w:r w:rsidRPr="002622F0" w:rsidDel="00AC68E3">
              <w:rPr>
                <w:rFonts w:asciiTheme="majorHAnsi" w:hAnsiTheme="majorHAnsi" w:cstheme="majorHAnsi"/>
                <w:noProof/>
                <w:webHidden/>
                <w:rPrChange w:id="629" w:author="STB" w:date="2020-09-09T15:11:00Z">
                  <w:rPr>
                    <w:noProof/>
                    <w:webHidden/>
                  </w:rPr>
                </w:rPrChange>
              </w:rPr>
              <w:tab/>
            </w:r>
            <w:r w:rsidR="00AC68E3" w:rsidRPr="002622F0" w:rsidDel="00AC68E3">
              <w:rPr>
                <w:rFonts w:asciiTheme="majorHAnsi" w:hAnsiTheme="majorHAnsi" w:cstheme="majorHAnsi"/>
                <w:noProof/>
                <w:webHidden/>
                <w:rPrChange w:id="630" w:author="STB" w:date="2020-09-09T15:11:00Z">
                  <w:rPr>
                    <w:noProof/>
                    <w:webHidden/>
                  </w:rPr>
                </w:rPrChange>
              </w:rPr>
              <w:delText>7</w:delText>
            </w:r>
          </w:del>
        </w:p>
        <w:p w14:paraId="6F912487" w14:textId="6F8C66EE" w:rsidR="00200257" w:rsidRPr="002622F0" w:rsidDel="00AC68E3" w:rsidRDefault="00200257" w:rsidP="00366702">
          <w:pPr>
            <w:pStyle w:val="TOC2"/>
            <w:rPr>
              <w:del w:id="631" w:author="STB" w:date="2020-09-09T14:39:00Z"/>
              <w:rFonts w:asciiTheme="majorHAnsi" w:hAnsiTheme="majorHAnsi" w:cstheme="majorHAnsi"/>
              <w:noProof/>
              <w:lang w:eastAsia="ja-JP"/>
              <w:rPrChange w:id="632" w:author="STB" w:date="2020-09-09T15:11:00Z">
                <w:rPr>
                  <w:del w:id="633" w:author="STB" w:date="2020-09-09T14:39:00Z"/>
                  <w:noProof/>
                  <w:lang w:eastAsia="ja-JP"/>
                </w:rPr>
              </w:rPrChange>
            </w:rPr>
          </w:pPr>
          <w:del w:id="634" w:author="STB" w:date="2020-09-09T14:39:00Z">
            <w:r w:rsidRPr="002622F0" w:rsidDel="00AC68E3">
              <w:rPr>
                <w:rPrChange w:id="635" w:author="STB" w:date="2020-09-09T15:11:00Z">
                  <w:rPr>
                    <w:rStyle w:val="Hyperlink"/>
                    <w:rFonts w:asciiTheme="majorHAnsi" w:hAnsiTheme="majorHAnsi" w:cstheme="majorHAnsi"/>
                    <w:b/>
                    <w:noProof/>
                  </w:rPr>
                </w:rPrChange>
              </w:rPr>
              <w:delText>2.1. Overview</w:delText>
            </w:r>
            <w:r w:rsidRPr="002622F0" w:rsidDel="00AC68E3">
              <w:rPr>
                <w:rFonts w:asciiTheme="majorHAnsi" w:hAnsiTheme="majorHAnsi" w:cstheme="majorHAnsi"/>
                <w:noProof/>
                <w:webHidden/>
                <w:rPrChange w:id="636" w:author="STB" w:date="2020-09-09T15:11:00Z">
                  <w:rPr>
                    <w:noProof/>
                    <w:webHidden/>
                  </w:rPr>
                </w:rPrChange>
              </w:rPr>
              <w:tab/>
            </w:r>
            <w:r w:rsidR="00AC68E3" w:rsidRPr="002622F0" w:rsidDel="00AC68E3">
              <w:rPr>
                <w:rFonts w:asciiTheme="majorHAnsi" w:hAnsiTheme="majorHAnsi" w:cstheme="majorHAnsi"/>
                <w:noProof/>
                <w:webHidden/>
                <w:rPrChange w:id="637" w:author="STB" w:date="2020-09-09T15:11:00Z">
                  <w:rPr>
                    <w:noProof/>
                    <w:webHidden/>
                  </w:rPr>
                </w:rPrChange>
              </w:rPr>
              <w:delText>7</w:delText>
            </w:r>
          </w:del>
        </w:p>
        <w:p w14:paraId="2E3347E7" w14:textId="5F12D090" w:rsidR="00200257" w:rsidRPr="002622F0" w:rsidDel="00AC68E3" w:rsidRDefault="00200257" w:rsidP="00366702">
          <w:pPr>
            <w:pStyle w:val="TOC2"/>
            <w:rPr>
              <w:del w:id="638" w:author="STB" w:date="2020-09-09T14:39:00Z"/>
              <w:rFonts w:asciiTheme="majorHAnsi" w:hAnsiTheme="majorHAnsi" w:cstheme="majorHAnsi"/>
              <w:noProof/>
              <w:lang w:eastAsia="ja-JP"/>
              <w:rPrChange w:id="639" w:author="STB" w:date="2020-09-09T15:11:00Z">
                <w:rPr>
                  <w:del w:id="640" w:author="STB" w:date="2020-09-09T14:39:00Z"/>
                  <w:noProof/>
                  <w:lang w:eastAsia="ja-JP"/>
                </w:rPr>
              </w:rPrChange>
            </w:rPr>
          </w:pPr>
          <w:del w:id="641" w:author="STB" w:date="2020-09-09T14:39:00Z">
            <w:r w:rsidRPr="002622F0" w:rsidDel="00AC68E3">
              <w:rPr>
                <w:rPrChange w:id="642" w:author="STB" w:date="2020-09-09T15:11:00Z">
                  <w:rPr>
                    <w:rStyle w:val="Hyperlink"/>
                    <w:rFonts w:asciiTheme="majorHAnsi" w:hAnsiTheme="majorHAnsi" w:cstheme="majorHAnsi"/>
                    <w:b/>
                    <w:noProof/>
                  </w:rPr>
                </w:rPrChange>
              </w:rPr>
              <w:delText>2.2. Supported type list</w:delText>
            </w:r>
            <w:r w:rsidRPr="002622F0" w:rsidDel="00AC68E3">
              <w:rPr>
                <w:rFonts w:asciiTheme="majorHAnsi" w:hAnsiTheme="majorHAnsi" w:cstheme="majorHAnsi"/>
                <w:noProof/>
                <w:webHidden/>
                <w:rPrChange w:id="643" w:author="STB" w:date="2020-09-09T15:11:00Z">
                  <w:rPr>
                    <w:noProof/>
                    <w:webHidden/>
                  </w:rPr>
                </w:rPrChange>
              </w:rPr>
              <w:tab/>
            </w:r>
            <w:r w:rsidR="00AC68E3" w:rsidRPr="002622F0" w:rsidDel="00AC68E3">
              <w:rPr>
                <w:rFonts w:asciiTheme="majorHAnsi" w:hAnsiTheme="majorHAnsi" w:cstheme="majorHAnsi"/>
                <w:noProof/>
                <w:webHidden/>
                <w:rPrChange w:id="644" w:author="STB" w:date="2020-09-09T15:11:00Z">
                  <w:rPr>
                    <w:noProof/>
                    <w:webHidden/>
                  </w:rPr>
                </w:rPrChange>
              </w:rPr>
              <w:delText>7</w:delText>
            </w:r>
          </w:del>
        </w:p>
        <w:p w14:paraId="005A4250" w14:textId="31D24E78" w:rsidR="00200257" w:rsidRPr="002622F0" w:rsidDel="00AC68E3" w:rsidRDefault="00200257" w:rsidP="00366702">
          <w:pPr>
            <w:pStyle w:val="TOC2"/>
            <w:rPr>
              <w:del w:id="645" w:author="STB" w:date="2020-09-09T14:39:00Z"/>
              <w:rFonts w:asciiTheme="majorHAnsi" w:hAnsiTheme="majorHAnsi" w:cstheme="majorHAnsi"/>
              <w:noProof/>
              <w:lang w:eastAsia="ja-JP"/>
              <w:rPrChange w:id="646" w:author="STB" w:date="2020-09-09T15:11:00Z">
                <w:rPr>
                  <w:del w:id="647" w:author="STB" w:date="2020-09-09T14:39:00Z"/>
                  <w:noProof/>
                  <w:lang w:eastAsia="ja-JP"/>
                </w:rPr>
              </w:rPrChange>
            </w:rPr>
          </w:pPr>
          <w:del w:id="648" w:author="STB" w:date="2020-09-09T14:39:00Z">
            <w:r w:rsidRPr="002622F0" w:rsidDel="00AC68E3">
              <w:rPr>
                <w:rPrChange w:id="649" w:author="STB" w:date="2020-09-09T15:11:00Z">
                  <w:rPr>
                    <w:rStyle w:val="Hyperlink"/>
                    <w:rFonts w:asciiTheme="majorHAnsi" w:hAnsiTheme="majorHAnsi" w:cstheme="majorHAnsi"/>
                    <w:b/>
                    <w:noProof/>
                    <w:lang w:eastAsia="ja-JP"/>
                  </w:rPr>
                </w:rPrChange>
              </w:rPr>
              <w:delText>2.3. enum:</w:delText>
            </w:r>
            <w:r w:rsidRPr="002622F0" w:rsidDel="00AC68E3">
              <w:rPr>
                <w:rPrChange w:id="650" w:author="STB" w:date="2020-09-09T15:11:00Z">
                  <w:rPr>
                    <w:rStyle w:val="Hyperlink"/>
                    <w:rFonts w:asciiTheme="majorHAnsi" w:hAnsiTheme="majorHAnsi" w:cstheme="majorHAnsi"/>
                    <w:b/>
                    <w:noProof/>
                  </w:rPr>
                </w:rPrChange>
              </w:rPr>
              <w:delText xml:space="preserve"> TFL::TFL_RESULT</w:delText>
            </w:r>
            <w:r w:rsidRPr="002622F0" w:rsidDel="00AC68E3">
              <w:rPr>
                <w:rFonts w:asciiTheme="majorHAnsi" w:hAnsiTheme="majorHAnsi" w:cstheme="majorHAnsi"/>
                <w:noProof/>
                <w:webHidden/>
                <w:rPrChange w:id="651" w:author="STB" w:date="2020-09-09T15:11:00Z">
                  <w:rPr>
                    <w:noProof/>
                    <w:webHidden/>
                  </w:rPr>
                </w:rPrChange>
              </w:rPr>
              <w:tab/>
            </w:r>
            <w:r w:rsidR="00AC68E3" w:rsidRPr="002622F0" w:rsidDel="00AC68E3">
              <w:rPr>
                <w:rFonts w:asciiTheme="majorHAnsi" w:hAnsiTheme="majorHAnsi" w:cstheme="majorHAnsi"/>
                <w:noProof/>
                <w:webHidden/>
                <w:rPrChange w:id="652" w:author="STB" w:date="2020-09-09T15:11:00Z">
                  <w:rPr>
                    <w:noProof/>
                    <w:webHidden/>
                  </w:rPr>
                </w:rPrChange>
              </w:rPr>
              <w:delText>8</w:delText>
            </w:r>
          </w:del>
        </w:p>
        <w:p w14:paraId="21AE9EED" w14:textId="7C1CB329" w:rsidR="00200257" w:rsidRPr="002622F0" w:rsidDel="00AC68E3" w:rsidRDefault="00200257" w:rsidP="00366702">
          <w:pPr>
            <w:pStyle w:val="TOC2"/>
            <w:rPr>
              <w:del w:id="653" w:author="STB" w:date="2020-09-09T14:39:00Z"/>
              <w:rFonts w:asciiTheme="majorHAnsi" w:hAnsiTheme="majorHAnsi" w:cstheme="majorHAnsi"/>
              <w:noProof/>
              <w:lang w:eastAsia="ja-JP"/>
              <w:rPrChange w:id="654" w:author="STB" w:date="2020-09-09T15:11:00Z">
                <w:rPr>
                  <w:del w:id="655" w:author="STB" w:date="2020-09-09T14:39:00Z"/>
                  <w:noProof/>
                  <w:lang w:eastAsia="ja-JP"/>
                </w:rPr>
              </w:rPrChange>
            </w:rPr>
          </w:pPr>
          <w:del w:id="656" w:author="STB" w:date="2020-09-09T14:39:00Z">
            <w:r w:rsidRPr="002622F0" w:rsidDel="00AC68E3">
              <w:rPr>
                <w:rPrChange w:id="657" w:author="STB" w:date="2020-09-09T15:11:00Z">
                  <w:rPr>
                    <w:rStyle w:val="Hyperlink"/>
                    <w:rFonts w:asciiTheme="majorHAnsi" w:hAnsiTheme="majorHAnsi" w:cstheme="majorHAnsi"/>
                    <w:b/>
                    <w:noProof/>
                  </w:rPr>
                </w:rPrChange>
              </w:rPr>
              <w:delText>2.4. Struct: TFL::IndexTriangle</w:delText>
            </w:r>
            <w:r w:rsidRPr="002622F0" w:rsidDel="00AC68E3">
              <w:rPr>
                <w:rFonts w:asciiTheme="majorHAnsi" w:hAnsiTheme="majorHAnsi" w:cstheme="majorHAnsi"/>
                <w:noProof/>
                <w:webHidden/>
                <w:rPrChange w:id="658" w:author="STB" w:date="2020-09-09T15:11:00Z">
                  <w:rPr>
                    <w:noProof/>
                    <w:webHidden/>
                  </w:rPr>
                </w:rPrChange>
              </w:rPr>
              <w:tab/>
            </w:r>
          </w:del>
          <w:del w:id="659" w:author="STB" w:date="2020-09-09T14:38:00Z">
            <w:r w:rsidRPr="002622F0" w:rsidDel="00AC68E3">
              <w:rPr>
                <w:rFonts w:asciiTheme="majorHAnsi" w:hAnsiTheme="majorHAnsi" w:cstheme="majorHAnsi"/>
                <w:noProof/>
                <w:webHidden/>
                <w:rPrChange w:id="660" w:author="STB" w:date="2020-09-09T15:11:00Z">
                  <w:rPr>
                    <w:noProof/>
                    <w:webHidden/>
                  </w:rPr>
                </w:rPrChange>
              </w:rPr>
              <w:delText>9</w:delText>
            </w:r>
          </w:del>
        </w:p>
        <w:p w14:paraId="4313B5DA" w14:textId="74122606" w:rsidR="00200257" w:rsidRPr="002622F0" w:rsidDel="00AC68E3" w:rsidRDefault="00200257" w:rsidP="00366702">
          <w:pPr>
            <w:pStyle w:val="TOC2"/>
            <w:rPr>
              <w:del w:id="661" w:author="STB" w:date="2020-09-09T14:39:00Z"/>
              <w:rFonts w:asciiTheme="majorHAnsi" w:hAnsiTheme="majorHAnsi" w:cstheme="majorHAnsi"/>
              <w:noProof/>
              <w:lang w:eastAsia="ja-JP"/>
              <w:rPrChange w:id="662" w:author="STB" w:date="2020-09-09T15:11:00Z">
                <w:rPr>
                  <w:del w:id="663" w:author="STB" w:date="2020-09-09T14:39:00Z"/>
                  <w:noProof/>
                  <w:lang w:eastAsia="ja-JP"/>
                </w:rPr>
              </w:rPrChange>
            </w:rPr>
          </w:pPr>
          <w:del w:id="664" w:author="STB" w:date="2020-09-09T14:39:00Z">
            <w:r w:rsidRPr="002622F0" w:rsidDel="00AC68E3">
              <w:rPr>
                <w:rPrChange w:id="665" w:author="STB" w:date="2020-09-09T15:11:00Z">
                  <w:rPr>
                    <w:rStyle w:val="Hyperlink"/>
                    <w:rFonts w:asciiTheme="majorHAnsi" w:hAnsiTheme="majorHAnsi" w:cstheme="majorHAnsi"/>
                    <w:b/>
                    <w:noProof/>
                  </w:rPr>
                </w:rPrChange>
              </w:rPr>
              <w:delText>2.5. Typedef: TFL::IndexTriangles</w:delText>
            </w:r>
            <w:r w:rsidRPr="002622F0" w:rsidDel="00AC68E3">
              <w:rPr>
                <w:rFonts w:asciiTheme="majorHAnsi" w:hAnsiTheme="majorHAnsi" w:cstheme="majorHAnsi"/>
                <w:noProof/>
                <w:webHidden/>
                <w:rPrChange w:id="666" w:author="STB" w:date="2020-09-09T15:11:00Z">
                  <w:rPr>
                    <w:noProof/>
                    <w:webHidden/>
                  </w:rPr>
                </w:rPrChange>
              </w:rPr>
              <w:tab/>
            </w:r>
          </w:del>
          <w:del w:id="667" w:author="STB" w:date="2020-09-09T14:38:00Z">
            <w:r w:rsidRPr="002622F0" w:rsidDel="00AC68E3">
              <w:rPr>
                <w:rFonts w:asciiTheme="majorHAnsi" w:hAnsiTheme="majorHAnsi" w:cstheme="majorHAnsi"/>
                <w:noProof/>
                <w:webHidden/>
                <w:rPrChange w:id="668" w:author="STB" w:date="2020-09-09T15:11:00Z">
                  <w:rPr>
                    <w:noProof/>
                    <w:webHidden/>
                  </w:rPr>
                </w:rPrChange>
              </w:rPr>
              <w:delText>10</w:delText>
            </w:r>
          </w:del>
        </w:p>
        <w:p w14:paraId="6634468F" w14:textId="2492F55A" w:rsidR="00200257" w:rsidRPr="002622F0" w:rsidDel="00AC68E3" w:rsidRDefault="00200257" w:rsidP="00366702">
          <w:pPr>
            <w:pStyle w:val="TOC2"/>
            <w:rPr>
              <w:del w:id="669" w:author="STB" w:date="2020-09-09T14:39:00Z"/>
              <w:rFonts w:asciiTheme="majorHAnsi" w:hAnsiTheme="majorHAnsi" w:cstheme="majorHAnsi"/>
              <w:noProof/>
              <w:lang w:eastAsia="ja-JP"/>
              <w:rPrChange w:id="670" w:author="STB" w:date="2020-09-09T15:11:00Z">
                <w:rPr>
                  <w:del w:id="671" w:author="STB" w:date="2020-09-09T14:39:00Z"/>
                  <w:noProof/>
                  <w:lang w:eastAsia="ja-JP"/>
                </w:rPr>
              </w:rPrChange>
            </w:rPr>
          </w:pPr>
          <w:del w:id="672" w:author="STB" w:date="2020-09-09T14:39:00Z">
            <w:r w:rsidRPr="002622F0" w:rsidDel="00AC68E3">
              <w:rPr>
                <w:rPrChange w:id="673" w:author="STB" w:date="2020-09-09T15:11:00Z">
                  <w:rPr>
                    <w:rStyle w:val="Hyperlink"/>
                    <w:rFonts w:asciiTheme="majorHAnsi" w:hAnsiTheme="majorHAnsi" w:cstheme="majorHAnsi"/>
                    <w:b/>
                    <w:noProof/>
                    <w:lang w:eastAsia="ja-JP"/>
                  </w:rPr>
                </w:rPrChange>
              </w:rPr>
              <w:delText xml:space="preserve">2.6. Typedef: </w:delText>
            </w:r>
            <w:r w:rsidRPr="002622F0" w:rsidDel="00AC68E3">
              <w:rPr>
                <w:rPrChange w:id="674" w:author="STB" w:date="2020-09-09T15:11:00Z">
                  <w:rPr>
                    <w:rStyle w:val="Hyperlink"/>
                    <w:rFonts w:asciiTheme="majorHAnsi" w:hAnsiTheme="majorHAnsi" w:cstheme="majorHAnsi"/>
                    <w:b/>
                    <w:noProof/>
                  </w:rPr>
                </w:rPrChange>
              </w:rPr>
              <w:delText>TFL::TFL_PointCloud</w:delText>
            </w:r>
            <w:r w:rsidRPr="002622F0" w:rsidDel="00AC68E3">
              <w:rPr>
                <w:rFonts w:asciiTheme="majorHAnsi" w:hAnsiTheme="majorHAnsi" w:cstheme="majorHAnsi"/>
                <w:noProof/>
                <w:webHidden/>
                <w:rPrChange w:id="675" w:author="STB" w:date="2020-09-09T15:11:00Z">
                  <w:rPr>
                    <w:noProof/>
                    <w:webHidden/>
                  </w:rPr>
                </w:rPrChange>
              </w:rPr>
              <w:tab/>
            </w:r>
            <w:r w:rsidR="00AC68E3" w:rsidRPr="002622F0" w:rsidDel="00AC68E3">
              <w:rPr>
                <w:rFonts w:asciiTheme="majorHAnsi" w:hAnsiTheme="majorHAnsi" w:cstheme="majorHAnsi"/>
                <w:noProof/>
                <w:webHidden/>
                <w:rPrChange w:id="676" w:author="STB" w:date="2020-09-09T15:11:00Z">
                  <w:rPr>
                    <w:noProof/>
                    <w:webHidden/>
                  </w:rPr>
                </w:rPrChange>
              </w:rPr>
              <w:delText>11</w:delText>
            </w:r>
          </w:del>
        </w:p>
        <w:p w14:paraId="7E83B808" w14:textId="7749B760" w:rsidR="00200257" w:rsidRPr="002622F0" w:rsidDel="00AC68E3" w:rsidRDefault="00200257" w:rsidP="00366702">
          <w:pPr>
            <w:pStyle w:val="TOC2"/>
            <w:rPr>
              <w:del w:id="677" w:author="STB" w:date="2020-09-09T14:39:00Z"/>
              <w:rFonts w:asciiTheme="majorHAnsi" w:hAnsiTheme="majorHAnsi" w:cstheme="majorHAnsi"/>
              <w:noProof/>
              <w:lang w:eastAsia="ja-JP"/>
              <w:rPrChange w:id="678" w:author="STB" w:date="2020-09-09T15:11:00Z">
                <w:rPr>
                  <w:del w:id="679" w:author="STB" w:date="2020-09-09T14:39:00Z"/>
                  <w:noProof/>
                  <w:lang w:eastAsia="ja-JP"/>
                </w:rPr>
              </w:rPrChange>
            </w:rPr>
          </w:pPr>
          <w:del w:id="680" w:author="STB" w:date="2020-09-09T14:39:00Z">
            <w:r w:rsidRPr="002622F0" w:rsidDel="00AC68E3">
              <w:rPr>
                <w:rPrChange w:id="681" w:author="STB" w:date="2020-09-09T15:11:00Z">
                  <w:rPr>
                    <w:rStyle w:val="Hyperlink"/>
                    <w:rFonts w:asciiTheme="majorHAnsi" w:hAnsiTheme="majorHAnsi" w:cstheme="majorHAnsi"/>
                    <w:b/>
                    <w:noProof/>
                    <w:lang w:eastAsia="ja-JP"/>
                  </w:rPr>
                </w:rPrChange>
              </w:rPr>
              <w:delText xml:space="preserve">2.7. Struct: </w:delText>
            </w:r>
            <w:r w:rsidRPr="002622F0" w:rsidDel="00AC68E3">
              <w:rPr>
                <w:rPrChange w:id="682" w:author="STB" w:date="2020-09-09T15:11:00Z">
                  <w:rPr>
                    <w:rStyle w:val="Hyperlink"/>
                    <w:rFonts w:asciiTheme="majorHAnsi" w:hAnsiTheme="majorHAnsi" w:cstheme="majorHAnsi"/>
                    <w:b/>
                    <w:noProof/>
                  </w:rPr>
                </w:rPrChange>
              </w:rPr>
              <w:delText>TFL::TFL_Polygon</w:delText>
            </w:r>
            <w:r w:rsidRPr="002622F0" w:rsidDel="00AC68E3">
              <w:rPr>
                <w:rFonts w:asciiTheme="majorHAnsi" w:hAnsiTheme="majorHAnsi" w:cstheme="majorHAnsi"/>
                <w:noProof/>
                <w:webHidden/>
                <w:rPrChange w:id="683" w:author="STB" w:date="2020-09-09T15:11:00Z">
                  <w:rPr>
                    <w:noProof/>
                    <w:webHidden/>
                  </w:rPr>
                </w:rPrChange>
              </w:rPr>
              <w:tab/>
            </w:r>
          </w:del>
          <w:del w:id="684" w:author="STB" w:date="2020-09-09T14:38:00Z">
            <w:r w:rsidRPr="002622F0" w:rsidDel="00AC68E3">
              <w:rPr>
                <w:rFonts w:asciiTheme="majorHAnsi" w:hAnsiTheme="majorHAnsi" w:cstheme="majorHAnsi"/>
                <w:noProof/>
                <w:webHidden/>
                <w:rPrChange w:id="685" w:author="STB" w:date="2020-09-09T15:11:00Z">
                  <w:rPr>
                    <w:noProof/>
                    <w:webHidden/>
                  </w:rPr>
                </w:rPrChange>
              </w:rPr>
              <w:delText>11</w:delText>
            </w:r>
          </w:del>
        </w:p>
        <w:p w14:paraId="1E38142D" w14:textId="2248CEAB" w:rsidR="00200257" w:rsidRPr="002622F0" w:rsidDel="00AC68E3" w:rsidRDefault="00200257" w:rsidP="00366702">
          <w:pPr>
            <w:pStyle w:val="TOC2"/>
            <w:rPr>
              <w:del w:id="686" w:author="STB" w:date="2020-09-09T14:39:00Z"/>
              <w:rFonts w:asciiTheme="majorHAnsi" w:hAnsiTheme="majorHAnsi" w:cstheme="majorHAnsi"/>
              <w:noProof/>
              <w:lang w:eastAsia="ja-JP"/>
              <w:rPrChange w:id="687" w:author="STB" w:date="2020-09-09T15:11:00Z">
                <w:rPr>
                  <w:del w:id="688" w:author="STB" w:date="2020-09-09T14:39:00Z"/>
                  <w:noProof/>
                  <w:lang w:eastAsia="ja-JP"/>
                </w:rPr>
              </w:rPrChange>
            </w:rPr>
          </w:pPr>
          <w:del w:id="689" w:author="STB" w:date="2020-09-09T14:39:00Z">
            <w:r w:rsidRPr="002622F0" w:rsidDel="00AC68E3">
              <w:rPr>
                <w:rPrChange w:id="690" w:author="STB" w:date="2020-09-09T15:11:00Z">
                  <w:rPr>
                    <w:rStyle w:val="Hyperlink"/>
                    <w:rFonts w:asciiTheme="majorHAnsi" w:hAnsiTheme="majorHAnsi" w:cstheme="majorHAnsi"/>
                    <w:b/>
                    <w:noProof/>
                  </w:rPr>
                </w:rPrChange>
              </w:rPr>
              <w:delText>2.8. Function: TFL::LoadPolygon</w:delText>
            </w:r>
            <w:r w:rsidRPr="002622F0" w:rsidDel="00AC68E3">
              <w:rPr>
                <w:rFonts w:asciiTheme="majorHAnsi" w:hAnsiTheme="majorHAnsi" w:cstheme="majorHAnsi"/>
                <w:noProof/>
                <w:webHidden/>
                <w:rPrChange w:id="691" w:author="STB" w:date="2020-09-09T15:11:00Z">
                  <w:rPr>
                    <w:noProof/>
                    <w:webHidden/>
                  </w:rPr>
                </w:rPrChange>
              </w:rPr>
              <w:tab/>
            </w:r>
            <w:r w:rsidR="00AC68E3" w:rsidRPr="002622F0" w:rsidDel="00AC68E3">
              <w:rPr>
                <w:rFonts w:asciiTheme="majorHAnsi" w:hAnsiTheme="majorHAnsi" w:cstheme="majorHAnsi"/>
                <w:noProof/>
                <w:webHidden/>
                <w:rPrChange w:id="692" w:author="STB" w:date="2020-09-09T15:11:00Z">
                  <w:rPr>
                    <w:noProof/>
                    <w:webHidden/>
                  </w:rPr>
                </w:rPrChange>
              </w:rPr>
              <w:delText>12</w:delText>
            </w:r>
          </w:del>
        </w:p>
        <w:p w14:paraId="686AD331" w14:textId="620CE02C" w:rsidR="00200257" w:rsidRPr="002622F0" w:rsidDel="00AC68E3" w:rsidRDefault="00200257" w:rsidP="00366702">
          <w:pPr>
            <w:pStyle w:val="TOC2"/>
            <w:rPr>
              <w:del w:id="693" w:author="STB" w:date="2020-09-09T14:39:00Z"/>
              <w:rFonts w:asciiTheme="majorHAnsi" w:hAnsiTheme="majorHAnsi" w:cstheme="majorHAnsi"/>
              <w:noProof/>
              <w:lang w:eastAsia="ja-JP"/>
              <w:rPrChange w:id="694" w:author="STB" w:date="2020-09-09T15:11:00Z">
                <w:rPr>
                  <w:del w:id="695" w:author="STB" w:date="2020-09-09T14:39:00Z"/>
                  <w:noProof/>
                  <w:lang w:eastAsia="ja-JP"/>
                </w:rPr>
              </w:rPrChange>
            </w:rPr>
          </w:pPr>
          <w:del w:id="696" w:author="STB" w:date="2020-09-09T14:39:00Z">
            <w:r w:rsidRPr="002622F0" w:rsidDel="00AC68E3">
              <w:rPr>
                <w:rPrChange w:id="697" w:author="STB" w:date="2020-09-09T15:11:00Z">
                  <w:rPr>
                    <w:rStyle w:val="Hyperlink"/>
                    <w:rFonts w:asciiTheme="majorHAnsi" w:hAnsiTheme="majorHAnsi" w:cstheme="majorHAnsi"/>
                    <w:b/>
                    <w:noProof/>
                  </w:rPr>
                </w:rPrChange>
              </w:rPr>
              <w:delText>2.9. Function: TFL::SavePolygon</w:delText>
            </w:r>
            <w:r w:rsidRPr="002622F0" w:rsidDel="00AC68E3">
              <w:rPr>
                <w:rFonts w:asciiTheme="majorHAnsi" w:hAnsiTheme="majorHAnsi" w:cstheme="majorHAnsi"/>
                <w:noProof/>
                <w:webHidden/>
                <w:rPrChange w:id="698" w:author="STB" w:date="2020-09-09T15:11:00Z">
                  <w:rPr>
                    <w:noProof/>
                    <w:webHidden/>
                  </w:rPr>
                </w:rPrChange>
              </w:rPr>
              <w:tab/>
            </w:r>
          </w:del>
          <w:del w:id="699" w:author="STB" w:date="2020-09-09T14:38:00Z">
            <w:r w:rsidRPr="002622F0" w:rsidDel="00AC68E3">
              <w:rPr>
                <w:rFonts w:asciiTheme="majorHAnsi" w:hAnsiTheme="majorHAnsi" w:cstheme="majorHAnsi"/>
                <w:noProof/>
                <w:webHidden/>
                <w:rPrChange w:id="700" w:author="STB" w:date="2020-09-09T15:11:00Z">
                  <w:rPr>
                    <w:noProof/>
                    <w:webHidden/>
                  </w:rPr>
                </w:rPrChange>
              </w:rPr>
              <w:delText>12</w:delText>
            </w:r>
          </w:del>
        </w:p>
        <w:p w14:paraId="6534FEA0" w14:textId="2300F365" w:rsidR="00200257" w:rsidRPr="002622F0" w:rsidDel="00AC68E3" w:rsidRDefault="00200257" w:rsidP="00366702">
          <w:pPr>
            <w:pStyle w:val="TOC2"/>
            <w:rPr>
              <w:del w:id="701" w:author="STB" w:date="2020-09-09T14:39:00Z"/>
              <w:rFonts w:asciiTheme="majorHAnsi" w:hAnsiTheme="majorHAnsi" w:cstheme="majorHAnsi"/>
              <w:noProof/>
              <w:lang w:eastAsia="ja-JP"/>
              <w:rPrChange w:id="702" w:author="STB" w:date="2020-09-09T15:11:00Z">
                <w:rPr>
                  <w:del w:id="703" w:author="STB" w:date="2020-09-09T14:39:00Z"/>
                  <w:noProof/>
                  <w:lang w:eastAsia="ja-JP"/>
                </w:rPr>
              </w:rPrChange>
            </w:rPr>
          </w:pPr>
          <w:del w:id="704" w:author="STB" w:date="2020-09-09T14:39:00Z">
            <w:r w:rsidRPr="002622F0" w:rsidDel="00AC68E3">
              <w:rPr>
                <w:rPrChange w:id="705" w:author="STB" w:date="2020-09-09T15:11:00Z">
                  <w:rPr>
                    <w:rStyle w:val="Hyperlink"/>
                    <w:rFonts w:asciiTheme="majorHAnsi" w:hAnsiTheme="majorHAnsi" w:cstheme="majorHAnsi"/>
                    <w:b/>
                    <w:noProof/>
                  </w:rPr>
                </w:rPrChange>
              </w:rPr>
              <w:delText>2.10. Function: TFL:: PointCloud2Polygon</w:delText>
            </w:r>
            <w:r w:rsidRPr="002622F0" w:rsidDel="00AC68E3">
              <w:rPr>
                <w:rFonts w:asciiTheme="majorHAnsi" w:hAnsiTheme="majorHAnsi" w:cstheme="majorHAnsi"/>
                <w:noProof/>
                <w:webHidden/>
                <w:rPrChange w:id="706" w:author="STB" w:date="2020-09-09T15:11:00Z">
                  <w:rPr>
                    <w:noProof/>
                    <w:webHidden/>
                  </w:rPr>
                </w:rPrChange>
              </w:rPr>
              <w:tab/>
            </w:r>
          </w:del>
          <w:del w:id="707" w:author="STB" w:date="2020-09-09T14:38:00Z">
            <w:r w:rsidRPr="002622F0" w:rsidDel="00AC68E3">
              <w:rPr>
                <w:rFonts w:asciiTheme="majorHAnsi" w:hAnsiTheme="majorHAnsi" w:cstheme="majorHAnsi"/>
                <w:noProof/>
                <w:webHidden/>
                <w:rPrChange w:id="708" w:author="STB" w:date="2020-09-09T15:11:00Z">
                  <w:rPr>
                    <w:noProof/>
                    <w:webHidden/>
                  </w:rPr>
                </w:rPrChange>
              </w:rPr>
              <w:delText>13</w:delText>
            </w:r>
          </w:del>
        </w:p>
        <w:p w14:paraId="3D193BAF" w14:textId="76862362" w:rsidR="00200257" w:rsidRPr="002622F0" w:rsidDel="00AC68E3" w:rsidRDefault="00200257" w:rsidP="00366702">
          <w:pPr>
            <w:pStyle w:val="TOC2"/>
            <w:rPr>
              <w:del w:id="709" w:author="STB" w:date="2020-09-09T14:39:00Z"/>
              <w:rFonts w:asciiTheme="majorHAnsi" w:hAnsiTheme="majorHAnsi" w:cstheme="majorHAnsi"/>
              <w:noProof/>
              <w:lang w:eastAsia="ja-JP"/>
              <w:rPrChange w:id="710" w:author="STB" w:date="2020-09-09T15:11:00Z">
                <w:rPr>
                  <w:del w:id="711" w:author="STB" w:date="2020-09-09T14:39:00Z"/>
                  <w:noProof/>
                  <w:lang w:eastAsia="ja-JP"/>
                </w:rPr>
              </w:rPrChange>
            </w:rPr>
          </w:pPr>
          <w:del w:id="712" w:author="STB" w:date="2020-09-09T14:39:00Z">
            <w:r w:rsidRPr="002622F0" w:rsidDel="00AC68E3">
              <w:rPr>
                <w:rPrChange w:id="713" w:author="STB" w:date="2020-09-09T15:11:00Z">
                  <w:rPr>
                    <w:rStyle w:val="Hyperlink"/>
                    <w:rFonts w:asciiTheme="majorHAnsi" w:hAnsiTheme="majorHAnsi" w:cstheme="majorHAnsi"/>
                    <w:b/>
                    <w:noProof/>
                  </w:rPr>
                </w:rPrChange>
              </w:rPr>
              <w:delText>2.11. Function: TFL::MergePointCloud2</w:delText>
            </w:r>
            <w:r w:rsidRPr="002622F0" w:rsidDel="00AC68E3">
              <w:rPr>
                <w:rFonts w:asciiTheme="majorHAnsi" w:hAnsiTheme="majorHAnsi" w:cstheme="majorHAnsi"/>
                <w:noProof/>
                <w:webHidden/>
                <w:rPrChange w:id="714" w:author="STB" w:date="2020-09-09T15:11:00Z">
                  <w:rPr>
                    <w:noProof/>
                    <w:webHidden/>
                  </w:rPr>
                </w:rPrChange>
              </w:rPr>
              <w:tab/>
            </w:r>
          </w:del>
          <w:del w:id="715" w:author="STB" w:date="2020-09-09T14:38:00Z">
            <w:r w:rsidRPr="002622F0" w:rsidDel="00AC68E3">
              <w:rPr>
                <w:rFonts w:asciiTheme="majorHAnsi" w:hAnsiTheme="majorHAnsi" w:cstheme="majorHAnsi"/>
                <w:noProof/>
                <w:webHidden/>
                <w:rPrChange w:id="716" w:author="STB" w:date="2020-09-09T15:11:00Z">
                  <w:rPr>
                    <w:noProof/>
                    <w:webHidden/>
                  </w:rPr>
                </w:rPrChange>
              </w:rPr>
              <w:delText>13</w:delText>
            </w:r>
          </w:del>
        </w:p>
        <w:p w14:paraId="0C137036" w14:textId="13086190" w:rsidR="00200257" w:rsidRPr="002622F0" w:rsidDel="00AC68E3" w:rsidRDefault="00200257">
          <w:pPr>
            <w:pStyle w:val="TOC3"/>
            <w:rPr>
              <w:del w:id="717" w:author="STB" w:date="2020-09-09T14:39:00Z"/>
              <w:lang w:eastAsia="ja-JP"/>
            </w:rPr>
          </w:pPr>
          <w:del w:id="718" w:author="STB" w:date="2020-09-09T14:39:00Z">
            <w:r w:rsidRPr="002622F0" w:rsidDel="00AC68E3">
              <w:rPr>
                <w:rPrChange w:id="719" w:author="STB" w:date="2020-09-09T15:11:00Z">
                  <w:rPr>
                    <w:rStyle w:val="Hyperlink"/>
                  </w:rPr>
                </w:rPrChange>
              </w:rPr>
              <w:delText>2.11.1. MergePointCloud2 function block diagram</w:delText>
            </w:r>
            <w:r w:rsidRPr="002622F0" w:rsidDel="00AC68E3">
              <w:rPr>
                <w:webHidden/>
              </w:rPr>
              <w:tab/>
            </w:r>
          </w:del>
          <w:del w:id="720" w:author="STB" w:date="2020-09-09T14:38:00Z">
            <w:r w:rsidRPr="002622F0" w:rsidDel="00AC68E3">
              <w:rPr>
                <w:webHidden/>
              </w:rPr>
              <w:delText>15</w:delText>
            </w:r>
          </w:del>
        </w:p>
        <w:p w14:paraId="60C46D9B" w14:textId="439387A3" w:rsidR="00200257" w:rsidRPr="002622F0" w:rsidDel="00AC68E3" w:rsidRDefault="00200257">
          <w:pPr>
            <w:pStyle w:val="TOC3"/>
            <w:rPr>
              <w:del w:id="721" w:author="STB" w:date="2020-09-09T14:39:00Z"/>
              <w:lang w:eastAsia="ja-JP"/>
            </w:rPr>
          </w:pPr>
          <w:del w:id="722" w:author="STB" w:date="2020-09-09T14:39:00Z">
            <w:r w:rsidRPr="002622F0" w:rsidDel="00AC68E3">
              <w:rPr>
                <w:rPrChange w:id="723" w:author="STB" w:date="2020-09-09T15:11:00Z">
                  <w:rPr>
                    <w:rStyle w:val="Hyperlink"/>
                  </w:rPr>
                </w:rPrChange>
              </w:rPr>
              <w:delText>2.11.2. MergePointCloud2 function block diagram explanation</w:delText>
            </w:r>
            <w:r w:rsidRPr="002622F0" w:rsidDel="00AC68E3">
              <w:rPr>
                <w:webHidden/>
              </w:rPr>
              <w:tab/>
            </w:r>
          </w:del>
          <w:del w:id="724" w:author="STB" w:date="2020-09-09T14:38:00Z">
            <w:r w:rsidRPr="002622F0" w:rsidDel="00AC68E3">
              <w:rPr>
                <w:webHidden/>
              </w:rPr>
              <w:delText>15</w:delText>
            </w:r>
          </w:del>
        </w:p>
        <w:p w14:paraId="6AADB0AB" w14:textId="0DC74625" w:rsidR="00200257" w:rsidRPr="002622F0" w:rsidDel="00AC68E3" w:rsidRDefault="00200257" w:rsidP="00366702">
          <w:pPr>
            <w:pStyle w:val="TOC2"/>
            <w:rPr>
              <w:del w:id="725" w:author="STB" w:date="2020-09-09T14:39:00Z"/>
              <w:rFonts w:asciiTheme="majorHAnsi" w:hAnsiTheme="majorHAnsi" w:cstheme="majorHAnsi"/>
              <w:noProof/>
              <w:lang w:eastAsia="ja-JP"/>
              <w:rPrChange w:id="726" w:author="STB" w:date="2020-09-09T15:11:00Z">
                <w:rPr>
                  <w:del w:id="727" w:author="STB" w:date="2020-09-09T14:39:00Z"/>
                  <w:noProof/>
                  <w:lang w:eastAsia="ja-JP"/>
                </w:rPr>
              </w:rPrChange>
            </w:rPr>
          </w:pPr>
          <w:del w:id="728" w:author="STB" w:date="2020-09-09T14:39:00Z">
            <w:r w:rsidRPr="002622F0" w:rsidDel="00AC68E3">
              <w:rPr>
                <w:rPrChange w:id="729" w:author="STB" w:date="2020-09-09T15:11:00Z">
                  <w:rPr>
                    <w:rStyle w:val="Hyperlink"/>
                    <w:rFonts w:asciiTheme="majorHAnsi" w:hAnsiTheme="majorHAnsi" w:cstheme="majorHAnsi"/>
                    <w:b/>
                    <w:noProof/>
                  </w:rPr>
                </w:rPrChange>
              </w:rPr>
              <w:delText>2.12. Function: TFL::MergePointCloudN</w:delText>
            </w:r>
            <w:r w:rsidRPr="002622F0" w:rsidDel="00AC68E3">
              <w:rPr>
                <w:rFonts w:asciiTheme="majorHAnsi" w:hAnsiTheme="majorHAnsi" w:cstheme="majorHAnsi"/>
                <w:noProof/>
                <w:webHidden/>
                <w:rPrChange w:id="730" w:author="STB" w:date="2020-09-09T15:11:00Z">
                  <w:rPr>
                    <w:noProof/>
                    <w:webHidden/>
                  </w:rPr>
                </w:rPrChange>
              </w:rPr>
              <w:tab/>
            </w:r>
          </w:del>
          <w:del w:id="731" w:author="STB" w:date="2020-09-09T14:38:00Z">
            <w:r w:rsidRPr="002622F0" w:rsidDel="00AC68E3">
              <w:rPr>
                <w:rFonts w:asciiTheme="majorHAnsi" w:hAnsiTheme="majorHAnsi" w:cstheme="majorHAnsi"/>
                <w:noProof/>
                <w:webHidden/>
                <w:rPrChange w:id="732" w:author="STB" w:date="2020-09-09T15:11:00Z">
                  <w:rPr>
                    <w:noProof/>
                    <w:webHidden/>
                  </w:rPr>
                </w:rPrChange>
              </w:rPr>
              <w:delText>16</w:delText>
            </w:r>
          </w:del>
        </w:p>
        <w:p w14:paraId="245F7666" w14:textId="30DAA952" w:rsidR="00200257" w:rsidRPr="002622F0" w:rsidDel="00AC68E3" w:rsidRDefault="00200257">
          <w:pPr>
            <w:pStyle w:val="TOC3"/>
            <w:rPr>
              <w:del w:id="733" w:author="STB" w:date="2020-09-09T14:39:00Z"/>
              <w:lang w:eastAsia="ja-JP"/>
            </w:rPr>
          </w:pPr>
          <w:del w:id="734" w:author="STB" w:date="2020-09-09T14:39:00Z">
            <w:r w:rsidRPr="002622F0" w:rsidDel="00AC68E3">
              <w:rPr>
                <w:rPrChange w:id="735" w:author="STB" w:date="2020-09-09T15:11:00Z">
                  <w:rPr>
                    <w:rStyle w:val="Hyperlink"/>
                  </w:rPr>
                </w:rPrChange>
              </w:rPr>
              <w:delText>2.12.1. MergePointCloudN function block diagram</w:delText>
            </w:r>
            <w:r w:rsidRPr="002622F0" w:rsidDel="00AC68E3">
              <w:rPr>
                <w:webHidden/>
              </w:rPr>
              <w:tab/>
            </w:r>
          </w:del>
          <w:del w:id="736" w:author="STB" w:date="2020-09-09T14:38:00Z">
            <w:r w:rsidRPr="002622F0" w:rsidDel="00AC68E3">
              <w:rPr>
                <w:webHidden/>
              </w:rPr>
              <w:delText>17</w:delText>
            </w:r>
          </w:del>
        </w:p>
        <w:p w14:paraId="7D4DFE91" w14:textId="4F9E8B40" w:rsidR="00200257" w:rsidRPr="002622F0" w:rsidDel="00AC68E3" w:rsidRDefault="00200257">
          <w:pPr>
            <w:pStyle w:val="TOC3"/>
            <w:rPr>
              <w:del w:id="737" w:author="STB" w:date="2020-09-09T14:39:00Z"/>
              <w:lang w:eastAsia="ja-JP"/>
            </w:rPr>
          </w:pPr>
          <w:del w:id="738" w:author="STB" w:date="2020-09-09T14:39:00Z">
            <w:r w:rsidRPr="002622F0" w:rsidDel="00AC68E3">
              <w:rPr>
                <w:rPrChange w:id="739" w:author="STB" w:date="2020-09-09T15:11:00Z">
                  <w:rPr>
                    <w:rStyle w:val="Hyperlink"/>
                  </w:rPr>
                </w:rPrChange>
              </w:rPr>
              <w:delText>2.12.2 MergePointCloudN block diagram explanation</w:delText>
            </w:r>
            <w:r w:rsidRPr="002622F0" w:rsidDel="00AC68E3">
              <w:rPr>
                <w:webHidden/>
              </w:rPr>
              <w:tab/>
            </w:r>
          </w:del>
          <w:del w:id="740" w:author="STB" w:date="2020-09-09T14:38:00Z">
            <w:r w:rsidRPr="002622F0" w:rsidDel="00AC68E3">
              <w:rPr>
                <w:webHidden/>
              </w:rPr>
              <w:delText>17</w:delText>
            </w:r>
          </w:del>
        </w:p>
        <w:p w14:paraId="342C06E0" w14:textId="1050F5A3" w:rsidR="00200257" w:rsidRPr="002622F0" w:rsidDel="00AC68E3" w:rsidRDefault="00200257" w:rsidP="00366702">
          <w:pPr>
            <w:pStyle w:val="TOC1"/>
            <w:rPr>
              <w:del w:id="741" w:author="STB" w:date="2020-09-09T14:39:00Z"/>
              <w:rFonts w:asciiTheme="majorHAnsi" w:hAnsiTheme="majorHAnsi" w:cstheme="majorHAnsi"/>
              <w:noProof/>
              <w:lang w:eastAsia="ja-JP"/>
              <w:rPrChange w:id="742" w:author="STB" w:date="2020-09-09T15:11:00Z">
                <w:rPr>
                  <w:del w:id="743" w:author="STB" w:date="2020-09-09T14:39:00Z"/>
                  <w:noProof/>
                  <w:lang w:eastAsia="ja-JP"/>
                </w:rPr>
              </w:rPrChange>
            </w:rPr>
          </w:pPr>
          <w:del w:id="744" w:author="STB" w:date="2020-09-09T14:39:00Z">
            <w:r w:rsidRPr="002622F0" w:rsidDel="00AC68E3">
              <w:rPr>
                <w:rPrChange w:id="745" w:author="STB" w:date="2020-09-09T15:11:00Z">
                  <w:rPr>
                    <w:rStyle w:val="Hyperlink"/>
                    <w:rFonts w:asciiTheme="majorHAnsi" w:hAnsiTheme="majorHAnsi" w:cstheme="majorHAnsi"/>
                    <w:b/>
                    <w:noProof/>
                  </w:rPr>
                </w:rPrChange>
              </w:rPr>
              <w:delText>3. External API</w:delText>
            </w:r>
            <w:r w:rsidRPr="002622F0" w:rsidDel="00AC68E3">
              <w:rPr>
                <w:rFonts w:asciiTheme="majorHAnsi" w:hAnsiTheme="majorHAnsi" w:cstheme="majorHAnsi"/>
                <w:noProof/>
                <w:webHidden/>
                <w:rPrChange w:id="746" w:author="STB" w:date="2020-09-09T15:11:00Z">
                  <w:rPr>
                    <w:noProof/>
                    <w:webHidden/>
                  </w:rPr>
                </w:rPrChange>
              </w:rPr>
              <w:tab/>
            </w:r>
          </w:del>
          <w:del w:id="747" w:author="STB" w:date="2020-09-09T14:38:00Z">
            <w:r w:rsidRPr="002622F0" w:rsidDel="00AC68E3">
              <w:rPr>
                <w:rFonts w:asciiTheme="majorHAnsi" w:hAnsiTheme="majorHAnsi" w:cstheme="majorHAnsi"/>
                <w:noProof/>
                <w:webHidden/>
                <w:rPrChange w:id="748" w:author="STB" w:date="2020-09-09T15:11:00Z">
                  <w:rPr>
                    <w:noProof/>
                    <w:webHidden/>
                  </w:rPr>
                </w:rPrChange>
              </w:rPr>
              <w:delText>19</w:delText>
            </w:r>
          </w:del>
        </w:p>
        <w:p w14:paraId="18107F24" w14:textId="0CEC2A76" w:rsidR="00200257" w:rsidRPr="002622F0" w:rsidDel="00AC68E3" w:rsidRDefault="00200257" w:rsidP="00366702">
          <w:pPr>
            <w:pStyle w:val="TOC1"/>
            <w:rPr>
              <w:del w:id="749" w:author="STB" w:date="2020-09-09T14:39:00Z"/>
              <w:rFonts w:asciiTheme="majorHAnsi" w:hAnsiTheme="majorHAnsi" w:cstheme="majorHAnsi"/>
              <w:noProof/>
              <w:lang w:eastAsia="ja-JP"/>
              <w:rPrChange w:id="750" w:author="STB" w:date="2020-09-09T15:11:00Z">
                <w:rPr>
                  <w:del w:id="751" w:author="STB" w:date="2020-09-09T14:39:00Z"/>
                  <w:noProof/>
                  <w:lang w:eastAsia="ja-JP"/>
                </w:rPr>
              </w:rPrChange>
            </w:rPr>
          </w:pPr>
          <w:del w:id="752" w:author="STB" w:date="2020-09-09T14:39:00Z">
            <w:r w:rsidRPr="002622F0" w:rsidDel="00AC68E3">
              <w:rPr>
                <w:rPrChange w:id="753" w:author="STB" w:date="2020-09-09T15:11:00Z">
                  <w:rPr>
                    <w:rStyle w:val="Hyperlink"/>
                    <w:rFonts w:asciiTheme="majorHAnsi" w:hAnsiTheme="majorHAnsi" w:cstheme="majorHAnsi"/>
                    <w:b/>
                    <w:noProof/>
                  </w:rPr>
                </w:rPrChange>
              </w:rPr>
              <w:delText>4. Appendix</w:delText>
            </w:r>
            <w:r w:rsidRPr="002622F0" w:rsidDel="00AC68E3">
              <w:rPr>
                <w:rFonts w:asciiTheme="majorHAnsi" w:hAnsiTheme="majorHAnsi" w:cstheme="majorHAnsi"/>
                <w:noProof/>
                <w:webHidden/>
                <w:rPrChange w:id="754" w:author="STB" w:date="2020-09-09T15:11:00Z">
                  <w:rPr>
                    <w:noProof/>
                    <w:webHidden/>
                  </w:rPr>
                </w:rPrChange>
              </w:rPr>
              <w:tab/>
            </w:r>
          </w:del>
          <w:del w:id="755" w:author="STB" w:date="2020-09-09T14:38:00Z">
            <w:r w:rsidRPr="002622F0" w:rsidDel="00AC68E3">
              <w:rPr>
                <w:rFonts w:asciiTheme="majorHAnsi" w:hAnsiTheme="majorHAnsi" w:cstheme="majorHAnsi"/>
                <w:noProof/>
                <w:webHidden/>
                <w:rPrChange w:id="756" w:author="STB" w:date="2020-09-09T15:11:00Z">
                  <w:rPr>
                    <w:noProof/>
                    <w:webHidden/>
                  </w:rPr>
                </w:rPrChange>
              </w:rPr>
              <w:delText>20</w:delText>
            </w:r>
          </w:del>
        </w:p>
        <w:p w14:paraId="4BEA51A8" w14:textId="5B25A5D7" w:rsidR="00200257" w:rsidRPr="002622F0" w:rsidDel="00AC68E3" w:rsidRDefault="00200257" w:rsidP="00366702">
          <w:pPr>
            <w:pStyle w:val="TOC2"/>
            <w:rPr>
              <w:del w:id="757" w:author="STB" w:date="2020-09-09T14:39:00Z"/>
              <w:rFonts w:asciiTheme="majorHAnsi" w:hAnsiTheme="majorHAnsi" w:cstheme="majorHAnsi"/>
              <w:noProof/>
              <w:lang w:eastAsia="ja-JP"/>
              <w:rPrChange w:id="758" w:author="STB" w:date="2020-09-09T15:11:00Z">
                <w:rPr>
                  <w:del w:id="759" w:author="STB" w:date="2020-09-09T14:39:00Z"/>
                  <w:noProof/>
                  <w:lang w:eastAsia="ja-JP"/>
                </w:rPr>
              </w:rPrChange>
            </w:rPr>
          </w:pPr>
          <w:del w:id="760" w:author="STB" w:date="2020-09-09T14:39:00Z">
            <w:r w:rsidRPr="002622F0" w:rsidDel="00AC68E3">
              <w:rPr>
                <w:rPrChange w:id="761" w:author="STB" w:date="2020-09-09T15:11:00Z">
                  <w:rPr>
                    <w:rStyle w:val="Hyperlink"/>
                    <w:rFonts w:asciiTheme="majorHAnsi" w:hAnsiTheme="majorHAnsi" w:cstheme="majorHAnsi"/>
                    <w:b/>
                    <w:noProof/>
                  </w:rPr>
                </w:rPrChange>
              </w:rPr>
              <w:delText>4.1. Fast Point Feature Histogram (FPFH)</w:delText>
            </w:r>
            <w:r w:rsidRPr="002622F0" w:rsidDel="00AC68E3">
              <w:rPr>
                <w:rFonts w:asciiTheme="majorHAnsi" w:hAnsiTheme="majorHAnsi" w:cstheme="majorHAnsi"/>
                <w:noProof/>
                <w:webHidden/>
                <w:rPrChange w:id="762" w:author="STB" w:date="2020-09-09T15:11:00Z">
                  <w:rPr>
                    <w:noProof/>
                    <w:webHidden/>
                  </w:rPr>
                </w:rPrChange>
              </w:rPr>
              <w:tab/>
            </w:r>
          </w:del>
          <w:del w:id="763" w:author="STB" w:date="2020-09-09T14:38:00Z">
            <w:r w:rsidRPr="002622F0" w:rsidDel="00AC68E3">
              <w:rPr>
                <w:rFonts w:asciiTheme="majorHAnsi" w:hAnsiTheme="majorHAnsi" w:cstheme="majorHAnsi"/>
                <w:noProof/>
                <w:webHidden/>
                <w:rPrChange w:id="764" w:author="STB" w:date="2020-09-09T15:11:00Z">
                  <w:rPr>
                    <w:noProof/>
                    <w:webHidden/>
                  </w:rPr>
                </w:rPrChange>
              </w:rPr>
              <w:delText>20</w:delText>
            </w:r>
          </w:del>
        </w:p>
        <w:p w14:paraId="774B821B" w14:textId="4E58130E" w:rsidR="00200257" w:rsidRPr="002622F0" w:rsidDel="00AC68E3" w:rsidRDefault="00200257" w:rsidP="00366702">
          <w:pPr>
            <w:pStyle w:val="TOC2"/>
            <w:rPr>
              <w:del w:id="765" w:author="STB" w:date="2020-09-09T14:39:00Z"/>
              <w:rFonts w:asciiTheme="majorHAnsi" w:hAnsiTheme="majorHAnsi" w:cstheme="majorHAnsi"/>
              <w:noProof/>
              <w:lang w:eastAsia="ja-JP"/>
              <w:rPrChange w:id="766" w:author="STB" w:date="2020-09-09T15:11:00Z">
                <w:rPr>
                  <w:del w:id="767" w:author="STB" w:date="2020-09-09T14:39:00Z"/>
                  <w:noProof/>
                  <w:lang w:eastAsia="ja-JP"/>
                </w:rPr>
              </w:rPrChange>
            </w:rPr>
          </w:pPr>
          <w:del w:id="768" w:author="STB" w:date="2020-09-09T14:39:00Z">
            <w:r w:rsidRPr="002622F0" w:rsidDel="00AC68E3">
              <w:rPr>
                <w:rPrChange w:id="769" w:author="STB" w:date="2020-09-09T15:11:00Z">
                  <w:rPr>
                    <w:rStyle w:val="Hyperlink"/>
                    <w:rFonts w:asciiTheme="majorHAnsi" w:hAnsiTheme="majorHAnsi" w:cstheme="majorHAnsi"/>
                    <w:b/>
                    <w:noProof/>
                  </w:rPr>
                </w:rPrChange>
              </w:rPr>
              <w:lastRenderedPageBreak/>
              <w:delText>4.2. Local Registration</w:delText>
            </w:r>
            <w:r w:rsidRPr="002622F0" w:rsidDel="00AC68E3">
              <w:rPr>
                <w:rFonts w:asciiTheme="majorHAnsi" w:hAnsiTheme="majorHAnsi" w:cstheme="majorHAnsi"/>
                <w:noProof/>
                <w:webHidden/>
                <w:rPrChange w:id="770" w:author="STB" w:date="2020-09-09T15:11:00Z">
                  <w:rPr>
                    <w:noProof/>
                    <w:webHidden/>
                  </w:rPr>
                </w:rPrChange>
              </w:rPr>
              <w:tab/>
            </w:r>
          </w:del>
          <w:del w:id="771" w:author="STB" w:date="2020-09-09T14:38:00Z">
            <w:r w:rsidRPr="002622F0" w:rsidDel="00AC68E3">
              <w:rPr>
                <w:rFonts w:asciiTheme="majorHAnsi" w:hAnsiTheme="majorHAnsi" w:cstheme="majorHAnsi"/>
                <w:noProof/>
                <w:webHidden/>
                <w:rPrChange w:id="772" w:author="STB" w:date="2020-09-09T15:11:00Z">
                  <w:rPr>
                    <w:noProof/>
                    <w:webHidden/>
                  </w:rPr>
                </w:rPrChange>
              </w:rPr>
              <w:delText>21</w:delText>
            </w:r>
          </w:del>
        </w:p>
        <w:p w14:paraId="1656BDD6" w14:textId="1080C541" w:rsidR="00EC16FD" w:rsidRPr="006E199A" w:rsidRDefault="00EC16FD" w:rsidP="000D2543">
          <w:pPr>
            <w:spacing w:after="120"/>
            <w:rPr>
              <w:rFonts w:asciiTheme="majorHAnsi" w:hAnsiTheme="majorHAnsi" w:cstheme="majorHAnsi"/>
              <w:b/>
              <w:sz w:val="32"/>
              <w:szCs w:val="32"/>
            </w:rPr>
          </w:pPr>
          <w:r w:rsidRPr="00F4038B">
            <w:rPr>
              <w:rFonts w:asciiTheme="majorHAnsi" w:hAnsiTheme="majorHAnsi" w:cstheme="majorHAnsi"/>
              <w:b/>
              <w:bCs/>
              <w:noProof/>
            </w:rPr>
            <w:fldChar w:fldCharType="end"/>
          </w:r>
        </w:p>
      </w:sdtContent>
    </w:sdt>
    <w:p w14:paraId="2AF6EC99" w14:textId="77777777" w:rsidR="006E199A" w:rsidRDefault="006E199A">
      <w:pPr>
        <w:rPr>
          <w:ins w:id="773" w:author="STB" w:date="2020-09-09T15:05:00Z"/>
          <w:rFonts w:asciiTheme="majorHAnsi" w:eastAsiaTheme="majorEastAsia" w:hAnsiTheme="majorHAnsi" w:cstheme="majorHAnsi"/>
          <w:b/>
          <w:sz w:val="32"/>
          <w:szCs w:val="32"/>
        </w:rPr>
      </w:pPr>
      <w:ins w:id="774" w:author="STB" w:date="2020-09-09T15:05:00Z">
        <w:r>
          <w:rPr>
            <w:rFonts w:asciiTheme="majorHAnsi" w:eastAsiaTheme="majorEastAsia" w:hAnsiTheme="majorHAnsi" w:cstheme="majorHAnsi"/>
            <w:b/>
            <w:sz w:val="32"/>
            <w:szCs w:val="32"/>
          </w:rPr>
          <w:br w:type="page"/>
        </w:r>
      </w:ins>
    </w:p>
    <w:p w14:paraId="4C88DEA3" w14:textId="09C02277" w:rsidR="00E75700" w:rsidRPr="006E199A" w:rsidRDefault="001952A6" w:rsidP="007F0C3C">
      <w:pPr>
        <w:spacing w:after="120"/>
        <w:rPr>
          <w:rFonts w:asciiTheme="majorHAnsi" w:hAnsiTheme="majorHAnsi" w:cstheme="majorHAnsi"/>
          <w:b/>
        </w:rPr>
      </w:pPr>
      <w:r w:rsidRPr="006E199A">
        <w:rPr>
          <w:rFonts w:asciiTheme="majorHAnsi" w:eastAsiaTheme="majorEastAsia" w:hAnsiTheme="majorHAnsi" w:cstheme="majorHAnsi"/>
          <w:b/>
          <w:sz w:val="32"/>
          <w:szCs w:val="32"/>
        </w:rPr>
        <w:lastRenderedPageBreak/>
        <w:t>Introduce</w:t>
      </w:r>
    </w:p>
    <w:p w14:paraId="3288CD66" w14:textId="5E119BA4" w:rsidR="00FF1D8A" w:rsidRPr="006E199A" w:rsidRDefault="00FF1D8A" w:rsidP="00B05ABC">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This document is </w:t>
      </w:r>
      <w:r w:rsidR="00494582" w:rsidRPr="006E199A">
        <w:rPr>
          <w:rFonts w:asciiTheme="majorHAnsi" w:hAnsiTheme="majorHAnsi" w:cstheme="majorHAnsi"/>
        </w:rPr>
        <w:t>a software specification of ToF camera function library (TFLIB)</w:t>
      </w:r>
      <w:r w:rsidRPr="006E199A">
        <w:rPr>
          <w:rFonts w:asciiTheme="majorHAnsi" w:hAnsiTheme="majorHAnsi" w:cstheme="majorHAnsi"/>
        </w:rPr>
        <w:t xml:space="preserve"> limited to “</w:t>
      </w:r>
      <w:r w:rsidR="00667597" w:rsidRPr="006E199A">
        <w:rPr>
          <w:rFonts w:asciiTheme="majorHAnsi" w:hAnsiTheme="majorHAnsi" w:cstheme="majorHAnsi"/>
          <w:i/>
        </w:rPr>
        <w:t xml:space="preserve">Point Cloud </w:t>
      </w:r>
      <w:r w:rsidR="001671E2" w:rsidRPr="006E199A">
        <w:rPr>
          <w:rFonts w:asciiTheme="majorHAnsi" w:hAnsiTheme="majorHAnsi" w:cstheme="majorHAnsi"/>
          <w:i/>
        </w:rPr>
        <w:t>Merging</w:t>
      </w:r>
      <w:r w:rsidR="00CD1320" w:rsidRPr="006E199A">
        <w:rPr>
          <w:rFonts w:asciiTheme="majorHAnsi" w:hAnsiTheme="majorHAnsi" w:cstheme="majorHAnsi"/>
          <w:i/>
        </w:rPr>
        <w:t>”</w:t>
      </w:r>
      <w:r w:rsidRPr="006E199A">
        <w:rPr>
          <w:rFonts w:asciiTheme="majorHAnsi" w:hAnsiTheme="majorHAnsi" w:cstheme="majorHAnsi"/>
        </w:rPr>
        <w:t xml:space="preserve"> and </w:t>
      </w:r>
      <w:r w:rsidR="00CD1320" w:rsidRPr="006E199A">
        <w:rPr>
          <w:rFonts w:asciiTheme="majorHAnsi" w:hAnsiTheme="majorHAnsi" w:cstheme="majorHAnsi"/>
        </w:rPr>
        <w:t>“</w:t>
      </w:r>
      <w:r w:rsidRPr="006E199A">
        <w:rPr>
          <w:rFonts w:asciiTheme="majorHAnsi" w:hAnsiTheme="majorHAnsi" w:cstheme="majorHAnsi"/>
          <w:i/>
        </w:rPr>
        <w:t xml:space="preserve">Point Cloud </w:t>
      </w:r>
      <w:r w:rsidR="00667597" w:rsidRPr="006E199A">
        <w:rPr>
          <w:rFonts w:asciiTheme="majorHAnsi" w:hAnsiTheme="majorHAnsi" w:cstheme="majorHAnsi"/>
          <w:i/>
        </w:rPr>
        <w:t>to</w:t>
      </w:r>
      <w:r w:rsidRPr="006E199A">
        <w:rPr>
          <w:rFonts w:asciiTheme="majorHAnsi" w:hAnsiTheme="majorHAnsi" w:cstheme="majorHAnsi"/>
          <w:i/>
        </w:rPr>
        <w:t xml:space="preserve"> Polygon</w:t>
      </w:r>
      <w:r w:rsidR="00494582" w:rsidRPr="006E199A">
        <w:rPr>
          <w:rFonts w:asciiTheme="majorHAnsi" w:hAnsiTheme="majorHAnsi" w:cstheme="majorHAnsi"/>
          <w:i/>
        </w:rPr>
        <w:t>”</w:t>
      </w:r>
      <w:r w:rsidRPr="006E199A">
        <w:rPr>
          <w:rFonts w:asciiTheme="majorHAnsi" w:hAnsiTheme="majorHAnsi" w:cstheme="majorHAnsi"/>
          <w:i/>
        </w:rPr>
        <w:t xml:space="preserve"> function</w:t>
      </w:r>
      <w:r w:rsidRPr="006E199A">
        <w:rPr>
          <w:rFonts w:asciiTheme="majorHAnsi" w:hAnsiTheme="majorHAnsi" w:cstheme="majorHAnsi"/>
        </w:rPr>
        <w:t>.</w:t>
      </w:r>
    </w:p>
    <w:p w14:paraId="453C9513" w14:textId="11D8B47B" w:rsidR="00FF1D8A" w:rsidRPr="006E199A" w:rsidRDefault="00FF1D8A" w:rsidP="00B05ABC">
      <w:pPr>
        <w:spacing w:after="120"/>
        <w:ind w:firstLineChars="50" w:firstLine="110"/>
        <w:jc w:val="both"/>
        <w:rPr>
          <w:rFonts w:asciiTheme="majorHAnsi" w:hAnsiTheme="majorHAnsi" w:cstheme="majorHAnsi"/>
        </w:rPr>
      </w:pPr>
      <w:r w:rsidRPr="006E199A">
        <w:rPr>
          <w:rFonts w:asciiTheme="majorHAnsi" w:hAnsiTheme="majorHAnsi" w:cstheme="majorHAnsi"/>
        </w:rPr>
        <w:t>It is written for the purpose of clarifying the following:</w:t>
      </w:r>
    </w:p>
    <w:p w14:paraId="402FDDA2" w14:textId="323F0EFB" w:rsidR="00FF1D8A" w:rsidRPr="006E199A" w:rsidRDefault="006567BB" w:rsidP="00B05ABC">
      <w:pPr>
        <w:pStyle w:val="ListParagraph"/>
        <w:numPr>
          <w:ilvl w:val="0"/>
          <w:numId w:val="9"/>
        </w:numPr>
        <w:spacing w:after="120"/>
        <w:jc w:val="both"/>
        <w:rPr>
          <w:rFonts w:asciiTheme="majorHAnsi" w:hAnsiTheme="majorHAnsi" w:cstheme="majorHAnsi"/>
        </w:rPr>
      </w:pPr>
      <w:r w:rsidRPr="006E199A">
        <w:rPr>
          <w:rFonts w:asciiTheme="majorHAnsi" w:hAnsiTheme="majorHAnsi" w:cstheme="majorHAnsi"/>
        </w:rPr>
        <w:t>Software F</w:t>
      </w:r>
      <w:r w:rsidR="00FF1D8A" w:rsidRPr="006E199A">
        <w:rPr>
          <w:rFonts w:asciiTheme="majorHAnsi" w:hAnsiTheme="majorHAnsi" w:cstheme="majorHAnsi"/>
        </w:rPr>
        <w:t xml:space="preserve">unction </w:t>
      </w:r>
      <w:r w:rsidRPr="006E199A">
        <w:rPr>
          <w:rFonts w:asciiTheme="majorHAnsi" w:hAnsiTheme="majorHAnsi" w:cstheme="majorHAnsi"/>
        </w:rPr>
        <w:t>S</w:t>
      </w:r>
      <w:r w:rsidR="00FF1D8A" w:rsidRPr="006E199A">
        <w:rPr>
          <w:rFonts w:asciiTheme="majorHAnsi" w:hAnsiTheme="majorHAnsi" w:cstheme="majorHAnsi"/>
        </w:rPr>
        <w:t>pecifications.</w:t>
      </w:r>
    </w:p>
    <w:p w14:paraId="4A6ADFAD" w14:textId="6C23E44F" w:rsidR="00B70561" w:rsidRPr="006E199A" w:rsidRDefault="006567BB" w:rsidP="00B05ABC">
      <w:pPr>
        <w:pStyle w:val="ListParagraph"/>
        <w:numPr>
          <w:ilvl w:val="0"/>
          <w:numId w:val="9"/>
        </w:numPr>
        <w:spacing w:after="120"/>
        <w:jc w:val="both"/>
        <w:rPr>
          <w:rFonts w:asciiTheme="majorHAnsi" w:hAnsiTheme="majorHAnsi" w:cstheme="majorHAnsi"/>
        </w:rPr>
      </w:pPr>
      <w:r w:rsidRPr="006E199A">
        <w:rPr>
          <w:rFonts w:asciiTheme="majorHAnsi" w:hAnsiTheme="majorHAnsi" w:cstheme="majorHAnsi"/>
        </w:rPr>
        <w:t>Library API (</w:t>
      </w:r>
      <w:r w:rsidR="00FF1D8A" w:rsidRPr="006E199A">
        <w:rPr>
          <w:rFonts w:asciiTheme="majorHAnsi" w:hAnsiTheme="majorHAnsi" w:cstheme="majorHAnsi"/>
        </w:rPr>
        <w:t xml:space="preserve">Application Interface) </w:t>
      </w:r>
      <w:r w:rsidRPr="006E199A">
        <w:rPr>
          <w:rFonts w:asciiTheme="majorHAnsi" w:hAnsiTheme="majorHAnsi" w:cstheme="majorHAnsi"/>
        </w:rPr>
        <w:t>S</w:t>
      </w:r>
      <w:r w:rsidR="00FF1D8A" w:rsidRPr="006E199A">
        <w:rPr>
          <w:rFonts w:asciiTheme="majorHAnsi" w:hAnsiTheme="majorHAnsi" w:cstheme="majorHAnsi"/>
        </w:rPr>
        <w:t>pecifications.</w:t>
      </w:r>
    </w:p>
    <w:p w14:paraId="78B4D89E" w14:textId="21BF714B" w:rsidR="00907776" w:rsidRPr="00907776" w:rsidRDefault="00B875E9">
      <w:pPr>
        <w:pStyle w:val="Heading1"/>
        <w:spacing w:before="0" w:after="120"/>
        <w:rPr>
          <w:rFonts w:cstheme="majorHAnsi"/>
          <w:b/>
          <w:color w:val="auto"/>
        </w:rPr>
      </w:pPr>
      <w:r w:rsidRPr="006E199A">
        <w:rPr>
          <w:rFonts w:cstheme="majorHAnsi"/>
        </w:rPr>
        <w:br w:type="page"/>
      </w:r>
      <w:bookmarkStart w:id="775" w:name="_Toc50556372"/>
      <w:r w:rsidR="001A7529" w:rsidRPr="006E199A">
        <w:rPr>
          <w:rFonts w:cstheme="majorHAnsi"/>
          <w:b/>
          <w:color w:val="auto"/>
        </w:rPr>
        <w:lastRenderedPageBreak/>
        <w:t xml:space="preserve">1. </w:t>
      </w:r>
      <w:r w:rsidR="006567BB" w:rsidRPr="006E199A">
        <w:rPr>
          <w:rFonts w:cstheme="majorHAnsi"/>
          <w:b/>
          <w:color w:val="auto"/>
        </w:rPr>
        <w:t>Software</w:t>
      </w:r>
      <w:r w:rsidR="001A7529" w:rsidRPr="006E199A">
        <w:rPr>
          <w:rFonts w:cstheme="majorHAnsi"/>
          <w:b/>
          <w:color w:val="auto"/>
        </w:rPr>
        <w:t xml:space="preserve"> </w:t>
      </w:r>
      <w:r w:rsidR="006567BB" w:rsidRPr="006E199A">
        <w:rPr>
          <w:rFonts w:cstheme="majorHAnsi"/>
          <w:b/>
          <w:color w:val="auto"/>
        </w:rPr>
        <w:t xml:space="preserve">Function </w:t>
      </w:r>
      <w:r w:rsidR="001A7529" w:rsidRPr="006E199A">
        <w:rPr>
          <w:rFonts w:cstheme="majorHAnsi"/>
          <w:b/>
          <w:color w:val="auto"/>
        </w:rPr>
        <w:t>Specifications:</w:t>
      </w:r>
      <w:bookmarkEnd w:id="775"/>
    </w:p>
    <w:p w14:paraId="1742AD56" w14:textId="23DE4148" w:rsidR="001A7529" w:rsidRPr="006E199A" w:rsidRDefault="001A7529" w:rsidP="000D2543">
      <w:pPr>
        <w:pStyle w:val="Heading2"/>
        <w:spacing w:before="0" w:after="120"/>
        <w:rPr>
          <w:rFonts w:cstheme="majorHAnsi"/>
          <w:b/>
          <w:color w:val="auto"/>
          <w:sz w:val="32"/>
          <w:szCs w:val="32"/>
        </w:rPr>
      </w:pPr>
      <w:bookmarkStart w:id="776" w:name="_Toc50556373"/>
      <w:r w:rsidRPr="006E199A">
        <w:rPr>
          <w:rFonts w:cstheme="majorHAnsi"/>
          <w:b/>
          <w:color w:val="auto"/>
          <w:sz w:val="32"/>
          <w:szCs w:val="32"/>
        </w:rPr>
        <w:t>1.1. Operating environment</w:t>
      </w:r>
      <w:bookmarkEnd w:id="776"/>
    </w:p>
    <w:p w14:paraId="74008A51" w14:textId="39776E9A" w:rsidR="00E75700" w:rsidRPr="006E199A" w:rsidRDefault="008F243D" w:rsidP="00B05ABC">
      <w:pPr>
        <w:spacing w:after="120"/>
        <w:ind w:firstLineChars="50" w:firstLine="110"/>
        <w:jc w:val="both"/>
        <w:rPr>
          <w:rFonts w:asciiTheme="majorHAnsi" w:hAnsiTheme="majorHAnsi" w:cstheme="majorHAnsi"/>
        </w:rPr>
      </w:pPr>
      <w:r w:rsidRPr="006E199A">
        <w:rPr>
          <w:rFonts w:asciiTheme="majorHAnsi" w:hAnsiTheme="majorHAnsi" w:cstheme="majorHAnsi"/>
        </w:rPr>
        <w:t>The operating environment of this software library is as follows.</w:t>
      </w:r>
    </w:p>
    <w:tbl>
      <w:tblPr>
        <w:tblStyle w:val="TableGrid"/>
        <w:tblW w:w="0" w:type="auto"/>
        <w:jc w:val="center"/>
        <w:tblLook w:val="04A0" w:firstRow="1" w:lastRow="0" w:firstColumn="1" w:lastColumn="0" w:noHBand="0" w:noVBand="1"/>
      </w:tblPr>
      <w:tblGrid>
        <w:gridCol w:w="3055"/>
        <w:gridCol w:w="5772"/>
      </w:tblGrid>
      <w:tr w:rsidR="001A7529" w:rsidRPr="006E199A" w14:paraId="38F5420C" w14:textId="77777777" w:rsidTr="00BB757D">
        <w:trPr>
          <w:trHeight w:val="440"/>
          <w:jc w:val="center"/>
        </w:trPr>
        <w:tc>
          <w:tcPr>
            <w:tcW w:w="3055" w:type="dxa"/>
            <w:shd w:val="clear" w:color="auto" w:fill="C9C9C9" w:themeFill="accent3" w:themeFillTint="99"/>
            <w:vAlign w:val="center"/>
          </w:tcPr>
          <w:p w14:paraId="53C7299B"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Item</w:t>
            </w:r>
          </w:p>
        </w:tc>
        <w:tc>
          <w:tcPr>
            <w:tcW w:w="5772" w:type="dxa"/>
            <w:shd w:val="clear" w:color="auto" w:fill="C9C9C9" w:themeFill="accent3" w:themeFillTint="99"/>
            <w:vAlign w:val="center"/>
          </w:tcPr>
          <w:p w14:paraId="1A93F39B"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Condition</w:t>
            </w:r>
          </w:p>
        </w:tc>
      </w:tr>
      <w:tr w:rsidR="001A7529" w:rsidRPr="006E199A" w14:paraId="39A2BF6B" w14:textId="77777777" w:rsidTr="00BB757D">
        <w:trPr>
          <w:trHeight w:val="440"/>
          <w:jc w:val="center"/>
        </w:trPr>
        <w:tc>
          <w:tcPr>
            <w:tcW w:w="3055" w:type="dxa"/>
            <w:vAlign w:val="center"/>
          </w:tcPr>
          <w:p w14:paraId="33F39DCD"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Platform</w:t>
            </w:r>
          </w:p>
        </w:tc>
        <w:tc>
          <w:tcPr>
            <w:tcW w:w="5772" w:type="dxa"/>
            <w:vAlign w:val="center"/>
          </w:tcPr>
          <w:p w14:paraId="23F99A5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Windows 10 64bit</w:t>
            </w:r>
          </w:p>
        </w:tc>
      </w:tr>
      <w:tr w:rsidR="001A7529" w:rsidRPr="006E199A" w14:paraId="286E5B37" w14:textId="77777777" w:rsidTr="00BB757D">
        <w:trPr>
          <w:trHeight w:val="440"/>
          <w:jc w:val="center"/>
        </w:trPr>
        <w:tc>
          <w:tcPr>
            <w:tcW w:w="3055" w:type="dxa"/>
            <w:vAlign w:val="center"/>
          </w:tcPr>
          <w:p w14:paraId="33962E1C"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C/C++ runtime environment</w:t>
            </w:r>
          </w:p>
        </w:tc>
        <w:tc>
          <w:tcPr>
            <w:tcW w:w="5772" w:type="dxa"/>
            <w:vAlign w:val="center"/>
          </w:tcPr>
          <w:p w14:paraId="2373B18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Microsoft C++ runtime library 2019</w:t>
            </w:r>
          </w:p>
        </w:tc>
      </w:tr>
    </w:tbl>
    <w:p w14:paraId="14EDF68E" w14:textId="53604CE6" w:rsidR="0013643E" w:rsidRPr="006E199A" w:rsidRDefault="0013643E" w:rsidP="00B05ABC">
      <w:pPr>
        <w:pStyle w:val="Caption"/>
        <w:jc w:val="center"/>
        <w:rPr>
          <w:rFonts w:asciiTheme="majorHAnsi" w:hAnsiTheme="majorHAnsi" w:cstheme="majorHAnsi"/>
        </w:rPr>
      </w:pPr>
      <w:bookmarkStart w:id="777" w:name="_Toc49497319"/>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1</w:t>
      </w:r>
      <w:r w:rsidRPr="00425FA8">
        <w:rPr>
          <w:rFonts w:asciiTheme="majorHAnsi" w:hAnsiTheme="majorHAnsi" w:cstheme="majorHAnsi"/>
          <w:b w:val="0"/>
        </w:rPr>
        <w:fldChar w:fldCharType="end"/>
      </w:r>
      <w:r w:rsidRPr="006E199A">
        <w:rPr>
          <w:rFonts w:asciiTheme="majorHAnsi" w:hAnsiTheme="majorHAnsi" w:cstheme="majorHAnsi"/>
          <w:b w:val="0"/>
          <w:lang w:eastAsia="ja-JP"/>
        </w:rPr>
        <w:t xml:space="preserve"> Operating environment</w:t>
      </w:r>
      <w:bookmarkEnd w:id="777"/>
    </w:p>
    <w:p w14:paraId="2CAE1849" w14:textId="0C6C974A" w:rsidR="001A7529" w:rsidRPr="006E199A" w:rsidRDefault="001A7529" w:rsidP="001761B1">
      <w:pPr>
        <w:pStyle w:val="Caption"/>
        <w:rPr>
          <w:rFonts w:asciiTheme="majorHAnsi" w:hAnsiTheme="majorHAnsi" w:cstheme="majorHAnsi"/>
        </w:rPr>
      </w:pPr>
    </w:p>
    <w:p w14:paraId="2DE6710D" w14:textId="0B3E05B2" w:rsidR="001A7529" w:rsidRPr="006E199A" w:rsidRDefault="001A7529" w:rsidP="000D2543">
      <w:pPr>
        <w:pStyle w:val="Heading2"/>
        <w:spacing w:before="0" w:after="120"/>
        <w:rPr>
          <w:rFonts w:cstheme="majorHAnsi"/>
          <w:b/>
          <w:color w:val="auto"/>
          <w:sz w:val="32"/>
          <w:szCs w:val="32"/>
        </w:rPr>
      </w:pPr>
      <w:bookmarkStart w:id="778" w:name="_Toc50556374"/>
      <w:r w:rsidRPr="006E199A">
        <w:rPr>
          <w:rFonts w:cstheme="majorHAnsi"/>
          <w:b/>
          <w:color w:val="auto"/>
          <w:sz w:val="32"/>
          <w:szCs w:val="32"/>
        </w:rPr>
        <w:t>1.2</w:t>
      </w:r>
      <w:r w:rsidR="00FB68BE" w:rsidRPr="006E199A">
        <w:rPr>
          <w:rFonts w:cstheme="majorHAnsi"/>
          <w:b/>
          <w:color w:val="auto"/>
          <w:sz w:val="32"/>
          <w:szCs w:val="32"/>
        </w:rPr>
        <w:t>.</w:t>
      </w:r>
      <w:r w:rsidRPr="006E199A">
        <w:rPr>
          <w:rFonts w:cstheme="majorHAnsi"/>
          <w:b/>
          <w:color w:val="auto"/>
          <w:sz w:val="32"/>
          <w:szCs w:val="32"/>
        </w:rPr>
        <w:t xml:space="preserve"> Development environment and language</w:t>
      </w:r>
      <w:bookmarkEnd w:id="778"/>
    </w:p>
    <w:p w14:paraId="7C8BD2F7" w14:textId="6A1BB46E" w:rsidR="00E75700" w:rsidRPr="006E199A" w:rsidRDefault="008F243D" w:rsidP="008F243D">
      <w:pPr>
        <w:spacing w:after="120"/>
        <w:ind w:firstLineChars="50" w:firstLine="110"/>
        <w:rPr>
          <w:rFonts w:asciiTheme="majorHAnsi" w:hAnsiTheme="majorHAnsi" w:cstheme="majorHAnsi"/>
        </w:rPr>
      </w:pPr>
      <w:r w:rsidRPr="006E199A">
        <w:rPr>
          <w:rFonts w:asciiTheme="majorHAnsi" w:hAnsiTheme="majorHAnsi" w:cstheme="majorHAnsi"/>
        </w:rPr>
        <w:t>The development environment of this software library is as follows.</w:t>
      </w:r>
    </w:p>
    <w:tbl>
      <w:tblPr>
        <w:tblStyle w:val="TableGrid"/>
        <w:tblW w:w="0" w:type="auto"/>
        <w:jc w:val="center"/>
        <w:tblLook w:val="04A0" w:firstRow="1" w:lastRow="0" w:firstColumn="1" w:lastColumn="0" w:noHBand="0" w:noVBand="1"/>
      </w:tblPr>
      <w:tblGrid>
        <w:gridCol w:w="3055"/>
        <w:gridCol w:w="5772"/>
      </w:tblGrid>
      <w:tr w:rsidR="001A7529" w:rsidRPr="006E199A" w14:paraId="765B294F" w14:textId="77777777" w:rsidTr="00BB757D">
        <w:trPr>
          <w:trHeight w:val="466"/>
          <w:jc w:val="center"/>
        </w:trPr>
        <w:tc>
          <w:tcPr>
            <w:tcW w:w="3055" w:type="dxa"/>
            <w:shd w:val="clear" w:color="auto" w:fill="C9C9C9" w:themeFill="accent3" w:themeFillTint="99"/>
            <w:vAlign w:val="center"/>
          </w:tcPr>
          <w:p w14:paraId="1B29465E"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Item</w:t>
            </w:r>
          </w:p>
        </w:tc>
        <w:tc>
          <w:tcPr>
            <w:tcW w:w="5772" w:type="dxa"/>
            <w:shd w:val="clear" w:color="auto" w:fill="C9C9C9" w:themeFill="accent3" w:themeFillTint="99"/>
            <w:vAlign w:val="center"/>
          </w:tcPr>
          <w:p w14:paraId="197D48B6" w14:textId="77777777" w:rsidR="001A7529" w:rsidRPr="006E199A" w:rsidRDefault="001A7529" w:rsidP="000D2543">
            <w:pPr>
              <w:spacing w:after="120"/>
              <w:jc w:val="center"/>
              <w:rPr>
                <w:rFonts w:asciiTheme="majorHAnsi" w:hAnsiTheme="majorHAnsi" w:cstheme="majorHAnsi"/>
                <w:b/>
              </w:rPr>
            </w:pPr>
            <w:r w:rsidRPr="006E199A">
              <w:rPr>
                <w:rFonts w:asciiTheme="majorHAnsi" w:hAnsiTheme="majorHAnsi" w:cstheme="majorHAnsi"/>
                <w:b/>
              </w:rPr>
              <w:t>Condition</w:t>
            </w:r>
          </w:p>
        </w:tc>
      </w:tr>
      <w:tr w:rsidR="001A7529" w:rsidRPr="006E199A" w14:paraId="7C32C852" w14:textId="77777777" w:rsidTr="00BB757D">
        <w:trPr>
          <w:trHeight w:val="466"/>
          <w:jc w:val="center"/>
        </w:trPr>
        <w:tc>
          <w:tcPr>
            <w:tcW w:w="3055" w:type="dxa"/>
            <w:vAlign w:val="center"/>
          </w:tcPr>
          <w:p w14:paraId="224CA892"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Platform</w:t>
            </w:r>
          </w:p>
        </w:tc>
        <w:tc>
          <w:tcPr>
            <w:tcW w:w="5772" w:type="dxa"/>
            <w:vAlign w:val="center"/>
          </w:tcPr>
          <w:p w14:paraId="71EBC00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Windows 10 64bit</w:t>
            </w:r>
          </w:p>
        </w:tc>
      </w:tr>
      <w:tr w:rsidR="001A7529" w:rsidRPr="006E199A" w14:paraId="65F9D73C" w14:textId="77777777" w:rsidTr="00BB757D">
        <w:trPr>
          <w:trHeight w:val="466"/>
          <w:jc w:val="center"/>
        </w:trPr>
        <w:tc>
          <w:tcPr>
            <w:tcW w:w="3055" w:type="dxa"/>
            <w:vAlign w:val="center"/>
          </w:tcPr>
          <w:p w14:paraId="433BF4B0"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IDE</w:t>
            </w:r>
          </w:p>
        </w:tc>
        <w:tc>
          <w:tcPr>
            <w:tcW w:w="5772" w:type="dxa"/>
            <w:vAlign w:val="center"/>
          </w:tcPr>
          <w:p w14:paraId="6E26EA5D" w14:textId="31F3FB0E"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 xml:space="preserve">Visual Studio </w:t>
            </w:r>
            <w:r w:rsidR="001C3458" w:rsidRPr="006E199A">
              <w:rPr>
                <w:rFonts w:asciiTheme="majorHAnsi" w:hAnsiTheme="majorHAnsi" w:cstheme="majorHAnsi"/>
              </w:rPr>
              <w:t xml:space="preserve">2019 </w:t>
            </w:r>
            <w:r w:rsidR="00155D4F" w:rsidRPr="006E199A">
              <w:rPr>
                <w:rFonts w:asciiTheme="majorHAnsi" w:hAnsiTheme="majorHAnsi" w:cstheme="majorHAnsi"/>
              </w:rPr>
              <w:t>Pro</w:t>
            </w:r>
          </w:p>
        </w:tc>
      </w:tr>
      <w:tr w:rsidR="001A7529" w:rsidRPr="006E199A" w14:paraId="2BC498F0" w14:textId="77777777" w:rsidTr="00BB757D">
        <w:trPr>
          <w:trHeight w:val="466"/>
          <w:jc w:val="center"/>
        </w:trPr>
        <w:tc>
          <w:tcPr>
            <w:tcW w:w="3055" w:type="dxa"/>
            <w:vAlign w:val="center"/>
          </w:tcPr>
          <w:p w14:paraId="3CC316E7"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Build tools</w:t>
            </w:r>
          </w:p>
        </w:tc>
        <w:tc>
          <w:tcPr>
            <w:tcW w:w="5772" w:type="dxa"/>
            <w:vAlign w:val="center"/>
          </w:tcPr>
          <w:p w14:paraId="23526A4C"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MS Build version 16.4</w:t>
            </w:r>
          </w:p>
        </w:tc>
      </w:tr>
      <w:tr w:rsidR="001A7529" w:rsidRPr="006E199A" w14:paraId="7726C89F" w14:textId="77777777" w:rsidTr="00BB757D">
        <w:trPr>
          <w:trHeight w:val="466"/>
          <w:jc w:val="center"/>
        </w:trPr>
        <w:tc>
          <w:tcPr>
            <w:tcW w:w="3055" w:type="dxa"/>
            <w:vAlign w:val="center"/>
          </w:tcPr>
          <w:p w14:paraId="302BF2ED"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Programming language</w:t>
            </w:r>
          </w:p>
        </w:tc>
        <w:tc>
          <w:tcPr>
            <w:tcW w:w="5772" w:type="dxa"/>
            <w:vAlign w:val="center"/>
          </w:tcPr>
          <w:p w14:paraId="2113295E" w14:textId="77777777" w:rsidR="001A7529" w:rsidRPr="006E199A" w:rsidRDefault="001A7529" w:rsidP="000D2543">
            <w:pPr>
              <w:spacing w:after="120"/>
              <w:rPr>
                <w:rFonts w:asciiTheme="majorHAnsi" w:hAnsiTheme="majorHAnsi" w:cstheme="majorHAnsi"/>
              </w:rPr>
            </w:pPr>
            <w:r w:rsidRPr="006E199A">
              <w:rPr>
                <w:rFonts w:asciiTheme="majorHAnsi" w:hAnsiTheme="majorHAnsi" w:cstheme="majorHAnsi"/>
              </w:rPr>
              <w:t>C++</w:t>
            </w:r>
          </w:p>
        </w:tc>
      </w:tr>
    </w:tbl>
    <w:p w14:paraId="25EB74EC" w14:textId="0B09D4AB" w:rsidR="001A7529" w:rsidRPr="006E199A" w:rsidRDefault="0013643E" w:rsidP="00B05ABC">
      <w:pPr>
        <w:pStyle w:val="Caption"/>
        <w:jc w:val="center"/>
        <w:rPr>
          <w:rFonts w:asciiTheme="majorHAnsi" w:hAnsiTheme="majorHAnsi" w:cstheme="majorHAnsi"/>
        </w:rPr>
      </w:pPr>
      <w:bookmarkStart w:id="779" w:name="_Toc49497320"/>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2</w:t>
      </w:r>
      <w:r w:rsidRPr="00425FA8">
        <w:rPr>
          <w:rFonts w:asciiTheme="majorHAnsi" w:hAnsiTheme="majorHAnsi" w:cstheme="majorHAnsi"/>
          <w:b w:val="0"/>
        </w:rPr>
        <w:fldChar w:fldCharType="end"/>
      </w:r>
      <w:r w:rsidRPr="006E199A">
        <w:rPr>
          <w:rFonts w:asciiTheme="majorHAnsi" w:hAnsiTheme="majorHAnsi" w:cstheme="majorHAnsi"/>
          <w:b w:val="0"/>
        </w:rPr>
        <w:t xml:space="preserve"> Development environment</w:t>
      </w:r>
      <w:bookmarkEnd w:id="779"/>
    </w:p>
    <w:p w14:paraId="2A4B59D4" w14:textId="77777777" w:rsidR="0013643E" w:rsidRPr="006E199A" w:rsidRDefault="0013643E" w:rsidP="0013643E">
      <w:pPr>
        <w:rPr>
          <w:rFonts w:asciiTheme="majorHAnsi" w:hAnsiTheme="majorHAnsi" w:cstheme="majorHAnsi"/>
        </w:rPr>
      </w:pPr>
    </w:p>
    <w:p w14:paraId="54F150A2" w14:textId="226E14EB" w:rsidR="001A7529" w:rsidRPr="006E199A" w:rsidRDefault="001A7529" w:rsidP="000D2543">
      <w:pPr>
        <w:pStyle w:val="Heading2"/>
        <w:spacing w:before="0" w:after="120"/>
        <w:rPr>
          <w:rFonts w:cstheme="majorHAnsi"/>
          <w:b/>
          <w:color w:val="auto"/>
          <w:sz w:val="32"/>
          <w:szCs w:val="32"/>
        </w:rPr>
      </w:pPr>
      <w:bookmarkStart w:id="780" w:name="_Toc50556375"/>
      <w:r w:rsidRPr="006E199A">
        <w:rPr>
          <w:rFonts w:cstheme="majorHAnsi"/>
          <w:b/>
          <w:color w:val="auto"/>
          <w:sz w:val="32"/>
          <w:szCs w:val="32"/>
        </w:rPr>
        <w:t>1.3</w:t>
      </w:r>
      <w:r w:rsidR="00FB68BE" w:rsidRPr="006E199A">
        <w:rPr>
          <w:rFonts w:cstheme="majorHAnsi"/>
          <w:b/>
          <w:color w:val="auto"/>
          <w:sz w:val="32"/>
          <w:szCs w:val="32"/>
        </w:rPr>
        <w:t>.</w:t>
      </w:r>
      <w:r w:rsidRPr="006E199A">
        <w:rPr>
          <w:rFonts w:cstheme="majorHAnsi"/>
          <w:b/>
          <w:color w:val="auto"/>
          <w:sz w:val="32"/>
          <w:szCs w:val="32"/>
        </w:rPr>
        <w:t xml:space="preserve"> List of </w:t>
      </w:r>
      <w:r w:rsidR="00DE65D1" w:rsidRPr="006E199A">
        <w:rPr>
          <w:rFonts w:cstheme="majorHAnsi"/>
          <w:b/>
          <w:color w:val="auto"/>
          <w:sz w:val="32"/>
          <w:szCs w:val="32"/>
        </w:rPr>
        <w:t>software function</w:t>
      </w:r>
      <w:bookmarkEnd w:id="780"/>
    </w:p>
    <w:p w14:paraId="7FAE7015" w14:textId="1E4F6DA8" w:rsidR="008F243D" w:rsidRPr="006E199A" w:rsidRDefault="008F243D" w:rsidP="00366702">
      <w:pPr>
        <w:spacing w:after="120"/>
        <w:ind w:firstLineChars="50" w:firstLine="110"/>
        <w:jc w:val="both"/>
        <w:rPr>
          <w:rFonts w:asciiTheme="majorHAnsi" w:hAnsiTheme="majorHAnsi" w:cstheme="majorHAnsi"/>
        </w:rPr>
      </w:pPr>
      <w:r w:rsidRPr="006E199A">
        <w:rPr>
          <w:rFonts w:asciiTheme="majorHAnsi" w:hAnsiTheme="majorHAnsi" w:cstheme="majorHAnsi"/>
        </w:rPr>
        <w:t>This software library realizes the following functions</w:t>
      </w:r>
      <w:r w:rsidR="00200257" w:rsidRPr="006E199A">
        <w:rPr>
          <w:rFonts w:asciiTheme="majorHAnsi" w:hAnsiTheme="majorHAnsi" w:cstheme="majorHAnsi"/>
        </w:rPr>
        <w:t>:</w:t>
      </w:r>
    </w:p>
    <w:p w14:paraId="057CE7F2" w14:textId="57CC3220" w:rsidR="00BA0143" w:rsidRPr="006E199A" w:rsidRDefault="00BA0143" w:rsidP="00CA61CE">
      <w:pPr>
        <w:pStyle w:val="ListParagraph"/>
        <w:numPr>
          <w:ilvl w:val="0"/>
          <w:numId w:val="10"/>
        </w:numPr>
        <w:spacing w:after="120"/>
        <w:jc w:val="both"/>
        <w:rPr>
          <w:rFonts w:asciiTheme="majorHAnsi" w:hAnsiTheme="majorHAnsi" w:cstheme="majorHAnsi"/>
          <w:lang w:eastAsia="ja-JP"/>
        </w:rPr>
      </w:pPr>
      <w:r w:rsidRPr="006E199A">
        <w:rPr>
          <w:rFonts w:asciiTheme="majorHAnsi" w:hAnsiTheme="majorHAnsi" w:cstheme="majorHAnsi"/>
        </w:rPr>
        <w:t>Merge pairs of point cloud</w:t>
      </w:r>
      <w:r w:rsidR="005126BC" w:rsidRPr="006E199A">
        <w:rPr>
          <w:rFonts w:asciiTheme="majorHAnsi" w:hAnsiTheme="majorHAnsi" w:cstheme="majorHAnsi"/>
        </w:rPr>
        <w:t xml:space="preserve"> data</w:t>
      </w:r>
      <w:r w:rsidRPr="006E199A">
        <w:rPr>
          <w:rFonts w:asciiTheme="majorHAnsi" w:hAnsiTheme="majorHAnsi" w:cstheme="majorHAnsi"/>
        </w:rPr>
        <w:t xml:space="preserve"> using ICP algorithm</w:t>
      </w:r>
      <w:r w:rsidRPr="006E199A">
        <w:rPr>
          <w:rFonts w:asciiTheme="majorHAnsi" w:hAnsiTheme="majorHAnsi" w:cstheme="majorHAnsi"/>
          <w:lang w:eastAsia="ja-JP"/>
        </w:rPr>
        <w:t xml:space="preserve"> and return a new point cloud</w:t>
      </w:r>
      <w:r w:rsidR="005126BC" w:rsidRPr="006E199A">
        <w:rPr>
          <w:rFonts w:asciiTheme="majorHAnsi" w:hAnsiTheme="majorHAnsi" w:cstheme="majorHAnsi"/>
          <w:lang w:eastAsia="ja-JP"/>
        </w:rPr>
        <w:t xml:space="preserve"> data</w:t>
      </w:r>
      <w:r w:rsidRPr="006E199A">
        <w:rPr>
          <w:rFonts w:asciiTheme="majorHAnsi" w:hAnsiTheme="majorHAnsi" w:cstheme="majorHAnsi"/>
          <w:lang w:eastAsia="ja-JP"/>
        </w:rPr>
        <w:t xml:space="preserve"> to create 3D model.</w:t>
      </w:r>
    </w:p>
    <w:p w14:paraId="458EA4BF" w14:textId="4FABD5C2" w:rsidR="00346F70" w:rsidRPr="006E199A" w:rsidRDefault="00BA0143" w:rsidP="0057701E">
      <w:pPr>
        <w:pStyle w:val="ListParagraph"/>
        <w:numPr>
          <w:ilvl w:val="0"/>
          <w:numId w:val="10"/>
        </w:numPr>
        <w:spacing w:after="120"/>
        <w:jc w:val="both"/>
        <w:rPr>
          <w:rFonts w:asciiTheme="majorHAnsi" w:hAnsiTheme="majorHAnsi" w:cstheme="majorHAnsi"/>
          <w:lang w:eastAsia="ja-JP"/>
        </w:rPr>
      </w:pPr>
      <w:r w:rsidRPr="006E199A">
        <w:rPr>
          <w:rFonts w:asciiTheme="majorHAnsi" w:hAnsiTheme="majorHAnsi" w:cstheme="majorHAnsi"/>
          <w:lang w:eastAsia="ja-JP"/>
        </w:rPr>
        <w:t>Convert point cloud data to polygon and return a new polygon data.</w:t>
      </w:r>
    </w:p>
    <w:p w14:paraId="0E0607B8" w14:textId="77777777" w:rsidR="0013643E" w:rsidRPr="006E199A" w:rsidRDefault="0013643E" w:rsidP="0013643E">
      <w:pPr>
        <w:spacing w:after="120"/>
        <w:rPr>
          <w:rFonts w:asciiTheme="majorHAnsi" w:hAnsiTheme="majorHAnsi" w:cstheme="majorHAnsi"/>
          <w:lang w:eastAsia="ja-JP"/>
        </w:rPr>
      </w:pPr>
    </w:p>
    <w:p w14:paraId="523A3D1E" w14:textId="77777777" w:rsidR="00346F70" w:rsidRPr="006E199A" w:rsidRDefault="00346F70" w:rsidP="000D2543">
      <w:pPr>
        <w:spacing w:after="120"/>
        <w:rPr>
          <w:rFonts w:asciiTheme="majorHAnsi" w:hAnsiTheme="majorHAnsi" w:cstheme="majorHAnsi"/>
          <w:lang w:eastAsia="ja-JP"/>
        </w:rPr>
      </w:pPr>
      <w:r w:rsidRPr="006E199A">
        <w:rPr>
          <w:rFonts w:asciiTheme="majorHAnsi" w:hAnsiTheme="majorHAnsi" w:cstheme="majorHAnsi"/>
          <w:lang w:eastAsia="ja-JP"/>
        </w:rPr>
        <w:br w:type="page"/>
      </w:r>
    </w:p>
    <w:p w14:paraId="257B1A16" w14:textId="0E344F0B" w:rsidR="00DC1956" w:rsidRPr="006E199A" w:rsidRDefault="00AF750B" w:rsidP="00B05ABC">
      <w:pPr>
        <w:pStyle w:val="Heading2"/>
        <w:spacing w:before="0" w:after="120"/>
        <w:rPr>
          <w:rFonts w:cstheme="majorHAnsi"/>
          <w:b/>
          <w:sz w:val="32"/>
          <w:szCs w:val="32"/>
        </w:rPr>
      </w:pPr>
      <w:bookmarkStart w:id="781" w:name="_Toc50556376"/>
      <w:r w:rsidRPr="006E199A">
        <w:rPr>
          <w:rFonts w:cstheme="majorHAnsi"/>
          <w:b/>
          <w:color w:val="auto"/>
          <w:sz w:val="32"/>
          <w:szCs w:val="32"/>
        </w:rPr>
        <w:lastRenderedPageBreak/>
        <w:t>1.4. Software Block Diagram</w:t>
      </w:r>
      <w:bookmarkEnd w:id="781"/>
    </w:p>
    <w:p w14:paraId="597A09B1" w14:textId="211B2983" w:rsidR="00AF750B" w:rsidRPr="006E199A" w:rsidRDefault="008744F1" w:rsidP="009950C3">
      <w:pPr>
        <w:spacing w:after="120"/>
        <w:jc w:val="center"/>
        <w:rPr>
          <w:rFonts w:asciiTheme="majorHAnsi" w:hAnsiTheme="majorHAnsi" w:cstheme="majorHAnsi"/>
          <w:lang w:eastAsia="ja-JP"/>
        </w:rPr>
      </w:pPr>
      <w:r w:rsidRPr="00425FA8">
        <w:rPr>
          <w:rFonts w:asciiTheme="majorHAnsi" w:hAnsiTheme="majorHAnsi" w:cstheme="majorHAnsi"/>
          <w:noProof/>
        </w:rPr>
        <w:drawing>
          <wp:inline distT="0" distB="0" distL="0" distR="0" wp14:anchorId="557E003A" wp14:editId="36EAA467">
            <wp:extent cx="5612130" cy="226123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61235"/>
                    </a:xfrm>
                    <a:prstGeom prst="rect">
                      <a:avLst/>
                    </a:prstGeom>
                  </pic:spPr>
                </pic:pic>
              </a:graphicData>
            </a:graphic>
          </wp:inline>
        </w:drawing>
      </w:r>
      <w:ins w:id="782" w:author="Trần Văn Quang Huy" w:date="2020-10-02T08:21:00Z">
        <w:r w:rsidR="00425FA8">
          <w:rPr>
            <w:rFonts w:asciiTheme="majorHAnsi" w:hAnsiTheme="majorHAnsi" w:cstheme="majorHAnsi"/>
            <w:lang w:eastAsia="ja-JP"/>
          </w:rPr>
          <w:t xml:space="preserve">   </w:t>
        </w:r>
      </w:ins>
    </w:p>
    <w:p w14:paraId="6B31A513" w14:textId="14DBE494" w:rsidR="008603B9" w:rsidRPr="006E199A" w:rsidRDefault="0013643E" w:rsidP="00B05ABC">
      <w:pPr>
        <w:pStyle w:val="Caption"/>
        <w:jc w:val="center"/>
        <w:rPr>
          <w:rFonts w:asciiTheme="majorHAnsi" w:hAnsiTheme="majorHAnsi" w:cstheme="majorHAnsi"/>
          <w:lang w:eastAsia="ja-JP"/>
        </w:rPr>
      </w:pPr>
      <w:r w:rsidRPr="006E199A">
        <w:rPr>
          <w:rFonts w:asciiTheme="majorHAnsi" w:hAnsiTheme="majorHAnsi" w:cstheme="majorHAnsi"/>
          <w:b w:val="0"/>
        </w:rPr>
        <w:t xml:space="preserve">Figure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Figure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1</w:t>
      </w:r>
      <w:r w:rsidRPr="00425FA8">
        <w:rPr>
          <w:rFonts w:asciiTheme="majorHAnsi" w:hAnsiTheme="majorHAnsi" w:cstheme="majorHAnsi"/>
          <w:b w:val="0"/>
        </w:rPr>
        <w:fldChar w:fldCharType="end"/>
      </w:r>
      <w:r w:rsidRPr="006E199A">
        <w:rPr>
          <w:rFonts w:asciiTheme="majorHAnsi" w:hAnsiTheme="majorHAnsi" w:cstheme="majorHAnsi"/>
          <w:b w:val="0"/>
        </w:rPr>
        <w:t xml:space="preserve"> Software block diagram</w:t>
      </w:r>
    </w:p>
    <w:p w14:paraId="7A1F5A1C" w14:textId="77777777" w:rsidR="0009111C" w:rsidRPr="006E199A" w:rsidRDefault="0009111C" w:rsidP="0050460E">
      <w:pPr>
        <w:spacing w:after="120"/>
        <w:rPr>
          <w:rFonts w:asciiTheme="majorHAnsi" w:hAnsiTheme="majorHAnsi" w:cstheme="majorHAnsi"/>
          <w:lang w:eastAsia="ja-JP"/>
        </w:rPr>
      </w:pPr>
    </w:p>
    <w:p w14:paraId="3FB1889D" w14:textId="3048774A" w:rsidR="00DC1956" w:rsidRPr="001B7A32" w:rsidRDefault="00FB3664" w:rsidP="0050460E">
      <w:pPr>
        <w:pStyle w:val="Heading3"/>
        <w:spacing w:before="0" w:after="120"/>
        <w:rPr>
          <w:rFonts w:cstheme="majorHAnsi"/>
          <w:szCs w:val="32"/>
          <w:lang w:eastAsia="ja-JP"/>
        </w:rPr>
      </w:pPr>
      <w:bookmarkStart w:id="783" w:name="_Toc50556377"/>
      <w:r w:rsidRPr="001B7A32">
        <w:rPr>
          <w:rFonts w:cstheme="majorHAnsi"/>
          <w:color w:val="auto"/>
          <w:szCs w:val="32"/>
          <w:lang w:eastAsia="ja-JP"/>
        </w:rPr>
        <w:t>1.4.1.</w:t>
      </w:r>
      <w:r w:rsidR="00AF750B" w:rsidRPr="001B7A32">
        <w:rPr>
          <w:rFonts w:cstheme="majorHAnsi"/>
          <w:color w:val="auto"/>
          <w:szCs w:val="32"/>
          <w:lang w:eastAsia="ja-JP"/>
        </w:rPr>
        <w:t xml:space="preserve"> Software block explanation</w:t>
      </w:r>
      <w:bookmarkEnd w:id="783"/>
    </w:p>
    <w:tbl>
      <w:tblPr>
        <w:tblStyle w:val="TableGrid"/>
        <w:tblW w:w="0" w:type="auto"/>
        <w:jc w:val="center"/>
        <w:tblLayout w:type="fixed"/>
        <w:tblLook w:val="04A0" w:firstRow="1" w:lastRow="0" w:firstColumn="1" w:lastColumn="0" w:noHBand="0" w:noVBand="1"/>
      </w:tblPr>
      <w:tblGrid>
        <w:gridCol w:w="527"/>
        <w:gridCol w:w="3153"/>
        <w:gridCol w:w="5148"/>
      </w:tblGrid>
      <w:tr w:rsidR="0009111C" w:rsidRPr="006E199A" w14:paraId="36E269BE" w14:textId="77777777" w:rsidTr="00BB757D">
        <w:trPr>
          <w:trHeight w:val="539"/>
          <w:jc w:val="center"/>
        </w:trPr>
        <w:tc>
          <w:tcPr>
            <w:tcW w:w="527" w:type="dxa"/>
            <w:vAlign w:val="center"/>
          </w:tcPr>
          <w:p w14:paraId="03A055E4" w14:textId="7B74C47D"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No</w:t>
            </w:r>
          </w:p>
        </w:tc>
        <w:tc>
          <w:tcPr>
            <w:tcW w:w="3153" w:type="dxa"/>
            <w:vAlign w:val="center"/>
          </w:tcPr>
          <w:p w14:paraId="390BBD82" w14:textId="625B7487"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Block</w:t>
            </w:r>
          </w:p>
        </w:tc>
        <w:tc>
          <w:tcPr>
            <w:tcW w:w="5148" w:type="dxa"/>
            <w:vAlign w:val="center"/>
          </w:tcPr>
          <w:p w14:paraId="1271E81D" w14:textId="1BC9F142" w:rsidR="0033408E" w:rsidRPr="006E199A" w:rsidRDefault="0033408E" w:rsidP="0050460E">
            <w:pPr>
              <w:spacing w:after="120"/>
              <w:jc w:val="center"/>
              <w:rPr>
                <w:rFonts w:asciiTheme="majorHAnsi" w:hAnsiTheme="majorHAnsi" w:cstheme="majorHAnsi"/>
                <w:lang w:eastAsia="ja-JP"/>
              </w:rPr>
            </w:pPr>
            <w:r w:rsidRPr="006E199A">
              <w:rPr>
                <w:rFonts w:asciiTheme="majorHAnsi" w:hAnsiTheme="majorHAnsi" w:cstheme="majorHAnsi"/>
                <w:lang w:eastAsia="ja-JP"/>
              </w:rPr>
              <w:t>Overview</w:t>
            </w:r>
          </w:p>
        </w:tc>
      </w:tr>
      <w:tr w:rsidR="00155D4F" w:rsidRPr="006E199A" w14:paraId="7F07146B" w14:textId="77777777" w:rsidTr="00A70D27">
        <w:trPr>
          <w:trHeight w:val="539"/>
          <w:jc w:val="center"/>
        </w:trPr>
        <w:tc>
          <w:tcPr>
            <w:tcW w:w="527" w:type="dxa"/>
            <w:vAlign w:val="center"/>
          </w:tcPr>
          <w:p w14:paraId="1EB585A8" w14:textId="77777777" w:rsidR="00155D4F" w:rsidRPr="006E199A" w:rsidRDefault="00155D4F" w:rsidP="00A70D27">
            <w:pPr>
              <w:spacing w:after="120"/>
              <w:jc w:val="center"/>
              <w:rPr>
                <w:rFonts w:asciiTheme="majorHAnsi" w:hAnsiTheme="majorHAnsi" w:cstheme="majorHAnsi"/>
                <w:lang w:eastAsia="ja-JP"/>
              </w:rPr>
            </w:pPr>
            <w:r w:rsidRPr="006E199A">
              <w:rPr>
                <w:rFonts w:asciiTheme="majorHAnsi" w:hAnsiTheme="majorHAnsi" w:cstheme="majorHAnsi"/>
                <w:lang w:eastAsia="ja-JP"/>
              </w:rPr>
              <w:t>1</w:t>
            </w:r>
          </w:p>
        </w:tc>
        <w:tc>
          <w:tcPr>
            <w:tcW w:w="3153" w:type="dxa"/>
            <w:vAlign w:val="center"/>
          </w:tcPr>
          <w:p w14:paraId="34D545BD" w14:textId="77777777" w:rsidR="00155D4F" w:rsidRPr="006E199A" w:rsidRDefault="00155D4F" w:rsidP="00A70D27">
            <w:pPr>
              <w:spacing w:after="120"/>
              <w:rPr>
                <w:rFonts w:asciiTheme="majorHAnsi" w:hAnsiTheme="majorHAnsi" w:cstheme="majorHAnsi"/>
                <w:lang w:eastAsia="ja-JP"/>
              </w:rPr>
            </w:pPr>
            <w:r w:rsidRPr="006E199A">
              <w:rPr>
                <w:rFonts w:asciiTheme="majorHAnsi" w:hAnsiTheme="majorHAnsi" w:cstheme="majorHAnsi"/>
                <w:lang w:eastAsia="ja-JP"/>
              </w:rPr>
              <w:t>TFL::MergePointCloud2</w:t>
            </w:r>
          </w:p>
        </w:tc>
        <w:tc>
          <w:tcPr>
            <w:tcW w:w="5148" w:type="dxa"/>
            <w:vAlign w:val="center"/>
          </w:tcPr>
          <w:p w14:paraId="74E136FA" w14:textId="77777777" w:rsidR="00155D4F" w:rsidRPr="006E199A" w:rsidRDefault="00155D4F" w:rsidP="00A70D27">
            <w:pPr>
              <w:spacing w:after="120"/>
              <w:jc w:val="both"/>
              <w:rPr>
                <w:rFonts w:asciiTheme="majorHAnsi" w:hAnsiTheme="majorHAnsi" w:cstheme="majorHAnsi"/>
                <w:lang w:eastAsia="ja-JP"/>
              </w:rPr>
            </w:pPr>
            <w:r w:rsidRPr="006E199A">
              <w:rPr>
                <w:rFonts w:asciiTheme="majorHAnsi" w:hAnsiTheme="majorHAnsi" w:cstheme="majorHAnsi"/>
              </w:rPr>
              <w:t>Merge pairs of point clouds using ICP algorithm</w:t>
            </w:r>
          </w:p>
        </w:tc>
      </w:tr>
      <w:tr w:rsidR="0009111C" w:rsidRPr="006E199A" w14:paraId="4AFC1328" w14:textId="77777777" w:rsidTr="00BB757D">
        <w:trPr>
          <w:trHeight w:val="539"/>
          <w:jc w:val="center"/>
        </w:trPr>
        <w:tc>
          <w:tcPr>
            <w:tcW w:w="527" w:type="dxa"/>
            <w:vAlign w:val="center"/>
          </w:tcPr>
          <w:p w14:paraId="26FF6342" w14:textId="3766BB36" w:rsidR="0033408E" w:rsidRPr="006E199A" w:rsidRDefault="00155D4F"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2</w:t>
            </w:r>
          </w:p>
        </w:tc>
        <w:tc>
          <w:tcPr>
            <w:tcW w:w="3153" w:type="dxa"/>
            <w:vAlign w:val="center"/>
          </w:tcPr>
          <w:p w14:paraId="2E8FAE86" w14:textId="095A8723"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lang w:eastAsia="ja-JP"/>
              </w:rPr>
              <w:t>TFL::</w:t>
            </w:r>
            <w:r w:rsidR="0081485D" w:rsidRPr="006E199A">
              <w:rPr>
                <w:rFonts w:asciiTheme="majorHAnsi" w:hAnsiTheme="majorHAnsi" w:cstheme="majorHAnsi"/>
                <w:lang w:eastAsia="ja-JP"/>
              </w:rPr>
              <w:t>Merge</w:t>
            </w:r>
            <w:r w:rsidR="00667597" w:rsidRPr="006E199A">
              <w:rPr>
                <w:rFonts w:asciiTheme="majorHAnsi" w:hAnsiTheme="majorHAnsi" w:cstheme="majorHAnsi"/>
                <w:lang w:eastAsia="ja-JP"/>
              </w:rPr>
              <w:t>PointCloud</w:t>
            </w:r>
            <w:r w:rsidR="00155D4F" w:rsidRPr="006E199A">
              <w:rPr>
                <w:rFonts w:asciiTheme="majorHAnsi" w:hAnsiTheme="majorHAnsi" w:cstheme="majorHAnsi"/>
                <w:lang w:eastAsia="ja-JP"/>
              </w:rPr>
              <w:t>N</w:t>
            </w:r>
          </w:p>
        </w:tc>
        <w:tc>
          <w:tcPr>
            <w:tcW w:w="5148" w:type="dxa"/>
            <w:vAlign w:val="center"/>
          </w:tcPr>
          <w:p w14:paraId="59271276" w14:textId="415BA0C4" w:rsidR="0033408E" w:rsidRPr="006E199A" w:rsidRDefault="001A73C6" w:rsidP="00155D4F">
            <w:pPr>
              <w:spacing w:after="120"/>
              <w:jc w:val="both"/>
              <w:rPr>
                <w:rFonts w:asciiTheme="majorHAnsi" w:hAnsiTheme="majorHAnsi" w:cstheme="majorHAnsi"/>
                <w:lang w:eastAsia="ja-JP"/>
              </w:rPr>
            </w:pPr>
            <w:r w:rsidRPr="006E199A">
              <w:rPr>
                <w:rFonts w:asciiTheme="majorHAnsi" w:hAnsiTheme="majorHAnsi" w:cstheme="majorHAnsi"/>
                <w:lang w:eastAsia="ja-JP"/>
              </w:rPr>
              <w:t>Merge set of point clouds using ICP (Iterative Closest Point) algorithm</w:t>
            </w:r>
          </w:p>
        </w:tc>
      </w:tr>
      <w:tr w:rsidR="0009111C" w:rsidRPr="006E199A" w14:paraId="148B73AF" w14:textId="77777777" w:rsidTr="00BB757D">
        <w:trPr>
          <w:trHeight w:val="539"/>
          <w:jc w:val="center"/>
        </w:trPr>
        <w:tc>
          <w:tcPr>
            <w:tcW w:w="527" w:type="dxa"/>
            <w:vAlign w:val="center"/>
          </w:tcPr>
          <w:p w14:paraId="4377BAA6" w14:textId="2E409B17" w:rsidR="0033408E" w:rsidRPr="006E199A" w:rsidRDefault="00155D4F"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3</w:t>
            </w:r>
          </w:p>
        </w:tc>
        <w:tc>
          <w:tcPr>
            <w:tcW w:w="3153" w:type="dxa"/>
            <w:vAlign w:val="center"/>
          </w:tcPr>
          <w:p w14:paraId="63405954" w14:textId="0500E89B"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lang w:eastAsia="ja-JP"/>
              </w:rPr>
              <w:t>TFL::</w:t>
            </w:r>
            <w:r w:rsidR="00667597" w:rsidRPr="006E199A">
              <w:rPr>
                <w:rFonts w:asciiTheme="majorHAnsi" w:hAnsiTheme="majorHAnsi" w:cstheme="majorHAnsi"/>
                <w:lang w:eastAsia="ja-JP"/>
              </w:rPr>
              <w:t>PointCloud2Polygon</w:t>
            </w:r>
          </w:p>
        </w:tc>
        <w:tc>
          <w:tcPr>
            <w:tcW w:w="5148" w:type="dxa"/>
            <w:vAlign w:val="center"/>
          </w:tcPr>
          <w:p w14:paraId="36AFE25A" w14:textId="47A389F9" w:rsidR="0033408E" w:rsidRPr="006E199A" w:rsidRDefault="0033408E" w:rsidP="0050460E">
            <w:pPr>
              <w:spacing w:after="120"/>
              <w:rPr>
                <w:rFonts w:asciiTheme="majorHAnsi" w:hAnsiTheme="majorHAnsi" w:cstheme="majorHAnsi"/>
                <w:lang w:eastAsia="ja-JP"/>
              </w:rPr>
            </w:pPr>
            <w:r w:rsidRPr="006E199A">
              <w:rPr>
                <w:rFonts w:asciiTheme="majorHAnsi" w:hAnsiTheme="majorHAnsi" w:cstheme="majorHAnsi"/>
              </w:rPr>
              <w:t>Convert point cloud to polygon</w:t>
            </w:r>
          </w:p>
        </w:tc>
      </w:tr>
    </w:tbl>
    <w:p w14:paraId="1A1DD559" w14:textId="29E0CDB8" w:rsidR="0013643E" w:rsidRPr="006E199A" w:rsidRDefault="0013643E" w:rsidP="0013643E">
      <w:pPr>
        <w:pStyle w:val="Caption"/>
        <w:jc w:val="center"/>
        <w:rPr>
          <w:rFonts w:asciiTheme="majorHAnsi" w:hAnsiTheme="majorHAnsi" w:cstheme="majorHAnsi"/>
          <w:b w:val="0"/>
        </w:rPr>
      </w:pPr>
      <w:bookmarkStart w:id="784" w:name="_Toc49497321"/>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3</w:t>
      </w:r>
      <w:r w:rsidRPr="00425FA8">
        <w:rPr>
          <w:rFonts w:asciiTheme="majorHAnsi" w:hAnsiTheme="majorHAnsi" w:cstheme="majorHAnsi"/>
          <w:b w:val="0"/>
        </w:rPr>
        <w:fldChar w:fldCharType="end"/>
      </w:r>
      <w:r w:rsidRPr="006E199A">
        <w:rPr>
          <w:rFonts w:asciiTheme="majorHAnsi" w:hAnsiTheme="majorHAnsi" w:cstheme="majorHAnsi"/>
          <w:b w:val="0"/>
        </w:rPr>
        <w:t xml:space="preserve"> </w:t>
      </w:r>
      <w:r w:rsidR="00200257" w:rsidRPr="006E199A">
        <w:rPr>
          <w:rFonts w:asciiTheme="majorHAnsi" w:hAnsiTheme="majorHAnsi" w:cstheme="majorHAnsi"/>
          <w:b w:val="0"/>
        </w:rPr>
        <w:t xml:space="preserve">Block </w:t>
      </w:r>
      <w:r w:rsidRPr="006E199A">
        <w:rPr>
          <w:rFonts w:asciiTheme="majorHAnsi" w:hAnsiTheme="majorHAnsi" w:cstheme="majorHAnsi"/>
          <w:b w:val="0"/>
        </w:rPr>
        <w:t>explanation</w:t>
      </w:r>
      <w:bookmarkEnd w:id="784"/>
    </w:p>
    <w:p w14:paraId="2FDBEB03" w14:textId="6793E037" w:rsidR="00AF750B" w:rsidRPr="006E199A" w:rsidRDefault="00AF750B" w:rsidP="0050460E">
      <w:pPr>
        <w:spacing w:after="120"/>
        <w:rPr>
          <w:rFonts w:asciiTheme="majorHAnsi" w:hAnsiTheme="majorHAnsi" w:cstheme="majorHAnsi"/>
          <w:lang w:eastAsia="ja-JP"/>
        </w:rPr>
      </w:pPr>
    </w:p>
    <w:p w14:paraId="764820F3" w14:textId="26C68CA2" w:rsidR="00DC1956" w:rsidRPr="001B7A32" w:rsidRDefault="00FB3664">
      <w:pPr>
        <w:pStyle w:val="Heading3"/>
        <w:rPr>
          <w:rPrChange w:id="785" w:author="Trần Văn Quang Huy" w:date="2020-10-08T16:44:00Z">
            <w:rPr>
              <w:rFonts w:cstheme="majorHAnsi"/>
              <w:color w:val="auto"/>
              <w:szCs w:val="32"/>
            </w:rPr>
          </w:rPrChange>
        </w:rPr>
        <w:pPrChange w:id="786" w:author="Trần Văn Quang Huy" w:date="2020-10-08T16:44:00Z">
          <w:pPr>
            <w:pStyle w:val="Heading3"/>
            <w:spacing w:before="0" w:after="120"/>
          </w:pPr>
        </w:pPrChange>
      </w:pPr>
      <w:bookmarkStart w:id="787" w:name="_Toc50556378"/>
      <w:r w:rsidRPr="001B7A32">
        <w:rPr>
          <w:rPrChange w:id="788" w:author="Trần Văn Quang Huy" w:date="2020-10-08T16:44:00Z">
            <w:rPr>
              <w:rFonts w:cstheme="majorHAnsi"/>
              <w:color w:val="auto"/>
              <w:szCs w:val="32"/>
            </w:rPr>
          </w:rPrChange>
        </w:rPr>
        <w:t>1.4.2. List of software modules</w:t>
      </w:r>
      <w:bookmarkEnd w:id="787"/>
    </w:p>
    <w:tbl>
      <w:tblPr>
        <w:tblStyle w:val="TableGrid"/>
        <w:tblW w:w="0" w:type="auto"/>
        <w:jc w:val="center"/>
        <w:tblLayout w:type="fixed"/>
        <w:tblLook w:val="04A0" w:firstRow="1" w:lastRow="0" w:firstColumn="1" w:lastColumn="0" w:noHBand="0" w:noVBand="1"/>
      </w:tblPr>
      <w:tblGrid>
        <w:gridCol w:w="527"/>
        <w:gridCol w:w="3153"/>
        <w:gridCol w:w="5148"/>
      </w:tblGrid>
      <w:tr w:rsidR="007040E5" w:rsidRPr="006E199A" w14:paraId="428523B3" w14:textId="77777777" w:rsidTr="00BB757D">
        <w:trPr>
          <w:trHeight w:val="539"/>
          <w:jc w:val="center"/>
        </w:trPr>
        <w:tc>
          <w:tcPr>
            <w:tcW w:w="527" w:type="dxa"/>
            <w:vAlign w:val="center"/>
          </w:tcPr>
          <w:p w14:paraId="19290996" w14:textId="77777777"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No</w:t>
            </w:r>
          </w:p>
        </w:tc>
        <w:tc>
          <w:tcPr>
            <w:tcW w:w="3153" w:type="dxa"/>
            <w:vAlign w:val="center"/>
          </w:tcPr>
          <w:p w14:paraId="56618A32" w14:textId="1BB549D2"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File name</w:t>
            </w:r>
          </w:p>
        </w:tc>
        <w:tc>
          <w:tcPr>
            <w:tcW w:w="5148" w:type="dxa"/>
            <w:vAlign w:val="center"/>
          </w:tcPr>
          <w:p w14:paraId="76FF7DAC" w14:textId="77777777" w:rsidR="007040E5" w:rsidRPr="006E199A" w:rsidRDefault="007040E5" w:rsidP="00F057EB">
            <w:pPr>
              <w:spacing w:after="120"/>
              <w:jc w:val="center"/>
              <w:rPr>
                <w:rFonts w:asciiTheme="majorHAnsi" w:hAnsiTheme="majorHAnsi" w:cstheme="majorHAnsi"/>
                <w:lang w:eastAsia="ja-JP"/>
              </w:rPr>
            </w:pPr>
            <w:r w:rsidRPr="006E199A">
              <w:rPr>
                <w:rFonts w:asciiTheme="majorHAnsi" w:hAnsiTheme="majorHAnsi" w:cstheme="majorHAnsi"/>
                <w:lang w:eastAsia="ja-JP"/>
              </w:rPr>
              <w:t>Overview</w:t>
            </w:r>
          </w:p>
        </w:tc>
      </w:tr>
      <w:tr w:rsidR="007040E5" w:rsidRPr="006E199A" w14:paraId="3205C2A0" w14:textId="77777777" w:rsidTr="00BB757D">
        <w:trPr>
          <w:trHeight w:val="539"/>
          <w:jc w:val="center"/>
        </w:trPr>
        <w:tc>
          <w:tcPr>
            <w:tcW w:w="527" w:type="dxa"/>
            <w:vAlign w:val="center"/>
          </w:tcPr>
          <w:p w14:paraId="08B75961" w14:textId="77777777" w:rsidR="007040E5" w:rsidRPr="006E199A" w:rsidRDefault="007040E5"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1</w:t>
            </w:r>
          </w:p>
        </w:tc>
        <w:tc>
          <w:tcPr>
            <w:tcW w:w="3153" w:type="dxa"/>
            <w:vAlign w:val="center"/>
          </w:tcPr>
          <w:p w14:paraId="7CEC9F6C" w14:textId="25FE7BC1"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lang w:eastAsia="ja-JP"/>
              </w:rPr>
              <w:t>tflib.h</w:t>
            </w:r>
          </w:p>
        </w:tc>
        <w:tc>
          <w:tcPr>
            <w:tcW w:w="5148" w:type="dxa"/>
            <w:vAlign w:val="center"/>
          </w:tcPr>
          <w:p w14:paraId="1CACF37D" w14:textId="7BC71AAE" w:rsidR="007040E5" w:rsidRPr="006E199A" w:rsidRDefault="007040E5" w:rsidP="00F057EB">
            <w:pPr>
              <w:spacing w:after="120"/>
              <w:jc w:val="both"/>
              <w:rPr>
                <w:rFonts w:asciiTheme="majorHAnsi" w:hAnsiTheme="majorHAnsi" w:cstheme="majorHAnsi"/>
                <w:lang w:eastAsia="ja-JP"/>
              </w:rPr>
            </w:pPr>
            <w:r w:rsidRPr="006E199A">
              <w:rPr>
                <w:rFonts w:asciiTheme="majorHAnsi" w:hAnsiTheme="majorHAnsi" w:cstheme="majorHAnsi"/>
              </w:rPr>
              <w:t>Declaration file for all prototypes of the software Refer to both external module and this module.</w:t>
            </w:r>
          </w:p>
        </w:tc>
      </w:tr>
      <w:tr w:rsidR="007040E5" w:rsidRPr="006E199A" w14:paraId="1FDB26C1" w14:textId="77777777" w:rsidTr="00BB757D">
        <w:trPr>
          <w:trHeight w:val="539"/>
          <w:jc w:val="center"/>
        </w:trPr>
        <w:tc>
          <w:tcPr>
            <w:tcW w:w="527" w:type="dxa"/>
            <w:vAlign w:val="center"/>
          </w:tcPr>
          <w:p w14:paraId="22084127" w14:textId="77777777" w:rsidR="007040E5" w:rsidRPr="006E199A" w:rsidRDefault="007040E5" w:rsidP="009950C3">
            <w:pPr>
              <w:spacing w:after="120"/>
              <w:jc w:val="center"/>
              <w:rPr>
                <w:rFonts w:asciiTheme="majorHAnsi" w:hAnsiTheme="majorHAnsi" w:cstheme="majorHAnsi"/>
                <w:lang w:eastAsia="ja-JP"/>
              </w:rPr>
            </w:pPr>
            <w:r w:rsidRPr="006E199A">
              <w:rPr>
                <w:rFonts w:asciiTheme="majorHAnsi" w:hAnsiTheme="majorHAnsi" w:cstheme="majorHAnsi"/>
                <w:lang w:eastAsia="ja-JP"/>
              </w:rPr>
              <w:t>2</w:t>
            </w:r>
          </w:p>
        </w:tc>
        <w:tc>
          <w:tcPr>
            <w:tcW w:w="3153" w:type="dxa"/>
            <w:vAlign w:val="center"/>
          </w:tcPr>
          <w:p w14:paraId="31B84485" w14:textId="41F70C9A"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lang w:eastAsia="ja-JP"/>
              </w:rPr>
              <w:t>tfl3DModeling.cpp</w:t>
            </w:r>
          </w:p>
        </w:tc>
        <w:tc>
          <w:tcPr>
            <w:tcW w:w="5148" w:type="dxa"/>
            <w:vAlign w:val="center"/>
          </w:tcPr>
          <w:p w14:paraId="05296382" w14:textId="2CB95CF5" w:rsidR="007040E5" w:rsidRPr="006E199A" w:rsidRDefault="007040E5" w:rsidP="00F057EB">
            <w:pPr>
              <w:spacing w:after="120"/>
              <w:rPr>
                <w:rFonts w:asciiTheme="majorHAnsi" w:hAnsiTheme="majorHAnsi" w:cstheme="majorHAnsi"/>
                <w:lang w:eastAsia="ja-JP"/>
              </w:rPr>
            </w:pPr>
            <w:r w:rsidRPr="006E199A">
              <w:rPr>
                <w:rFonts w:asciiTheme="majorHAnsi" w:hAnsiTheme="majorHAnsi" w:cstheme="majorHAnsi"/>
              </w:rPr>
              <w:t>Source file of this software (C++)</w:t>
            </w:r>
          </w:p>
        </w:tc>
      </w:tr>
    </w:tbl>
    <w:p w14:paraId="0A3B9F0C" w14:textId="488FEEB3" w:rsidR="0013643E" w:rsidRPr="006E199A" w:rsidRDefault="0013643E" w:rsidP="0013643E">
      <w:pPr>
        <w:pStyle w:val="Caption"/>
        <w:jc w:val="center"/>
        <w:rPr>
          <w:rFonts w:asciiTheme="majorHAnsi" w:hAnsiTheme="majorHAnsi" w:cstheme="majorHAnsi"/>
          <w:b w:val="0"/>
        </w:rPr>
      </w:pPr>
      <w:bookmarkStart w:id="789" w:name="_Toc49497322"/>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4</w:t>
      </w:r>
      <w:r w:rsidRPr="00425FA8">
        <w:rPr>
          <w:rFonts w:asciiTheme="majorHAnsi" w:hAnsiTheme="majorHAnsi" w:cstheme="majorHAnsi"/>
          <w:b w:val="0"/>
        </w:rPr>
        <w:fldChar w:fldCharType="end"/>
      </w:r>
      <w:r w:rsidRPr="006E199A">
        <w:rPr>
          <w:rFonts w:asciiTheme="majorHAnsi" w:hAnsiTheme="majorHAnsi" w:cstheme="majorHAnsi"/>
          <w:b w:val="0"/>
        </w:rPr>
        <w:t xml:space="preserve"> </w:t>
      </w:r>
      <w:r w:rsidR="00200257" w:rsidRPr="006E199A">
        <w:rPr>
          <w:rFonts w:asciiTheme="majorHAnsi" w:hAnsiTheme="majorHAnsi" w:cstheme="majorHAnsi"/>
          <w:b w:val="0"/>
        </w:rPr>
        <w:t xml:space="preserve">Software </w:t>
      </w:r>
      <w:r w:rsidRPr="006E199A">
        <w:rPr>
          <w:rFonts w:asciiTheme="majorHAnsi" w:hAnsiTheme="majorHAnsi" w:cstheme="majorHAnsi"/>
          <w:b w:val="0"/>
        </w:rPr>
        <w:t>modules</w:t>
      </w:r>
      <w:bookmarkEnd w:id="789"/>
    </w:p>
    <w:p w14:paraId="33D64486" w14:textId="50CED0ED" w:rsidR="00FB3664" w:rsidRPr="006E199A" w:rsidRDefault="00FB3664" w:rsidP="00784E7A">
      <w:pPr>
        <w:spacing w:after="120"/>
        <w:rPr>
          <w:rFonts w:asciiTheme="majorHAnsi" w:eastAsiaTheme="majorEastAsia" w:hAnsiTheme="majorHAnsi" w:cstheme="majorHAnsi"/>
        </w:rPr>
      </w:pPr>
    </w:p>
    <w:p w14:paraId="1755D30E" w14:textId="3D270B7D" w:rsidR="001818B2" w:rsidRPr="006E199A" w:rsidRDefault="001818B2" w:rsidP="0050460E">
      <w:pPr>
        <w:pStyle w:val="Heading1"/>
        <w:spacing w:before="0" w:after="120"/>
        <w:rPr>
          <w:rFonts w:cstheme="majorHAnsi"/>
          <w:b/>
          <w:color w:val="auto"/>
        </w:rPr>
      </w:pPr>
      <w:bookmarkStart w:id="790" w:name="_Toc50556379"/>
      <w:r w:rsidRPr="006E199A">
        <w:rPr>
          <w:rFonts w:cstheme="majorHAnsi"/>
          <w:b/>
          <w:color w:val="auto"/>
        </w:rPr>
        <w:lastRenderedPageBreak/>
        <w:t xml:space="preserve">2. </w:t>
      </w:r>
      <w:r w:rsidR="006567BB" w:rsidRPr="006E199A">
        <w:rPr>
          <w:rFonts w:cstheme="majorHAnsi"/>
          <w:b/>
          <w:color w:val="auto"/>
        </w:rPr>
        <w:t xml:space="preserve">Library </w:t>
      </w:r>
      <w:r w:rsidRPr="006E199A">
        <w:rPr>
          <w:rFonts w:cstheme="majorHAnsi"/>
          <w:b/>
          <w:color w:val="auto"/>
        </w:rPr>
        <w:t>API Specification</w:t>
      </w:r>
      <w:bookmarkEnd w:id="790"/>
    </w:p>
    <w:p w14:paraId="528E6EB1" w14:textId="37AF9C20" w:rsidR="001818B2" w:rsidRPr="006E199A" w:rsidRDefault="001818B2" w:rsidP="0050460E">
      <w:pPr>
        <w:pStyle w:val="Heading2"/>
        <w:spacing w:before="0" w:after="120"/>
        <w:rPr>
          <w:rFonts w:cstheme="majorHAnsi"/>
          <w:b/>
          <w:color w:val="auto"/>
          <w:sz w:val="32"/>
          <w:szCs w:val="32"/>
        </w:rPr>
      </w:pPr>
      <w:bookmarkStart w:id="791" w:name="_Toc50556380"/>
      <w:r w:rsidRPr="006E199A">
        <w:rPr>
          <w:rFonts w:cstheme="majorHAnsi"/>
          <w:b/>
          <w:color w:val="auto"/>
          <w:sz w:val="32"/>
          <w:szCs w:val="32"/>
        </w:rPr>
        <w:t>2.1</w:t>
      </w:r>
      <w:r w:rsidR="00A32A1A" w:rsidRPr="006E199A">
        <w:rPr>
          <w:rFonts w:cstheme="majorHAnsi"/>
          <w:b/>
          <w:color w:val="auto"/>
          <w:sz w:val="32"/>
          <w:szCs w:val="32"/>
        </w:rPr>
        <w:t>.</w:t>
      </w:r>
      <w:r w:rsidRPr="006E199A">
        <w:rPr>
          <w:rFonts w:cstheme="majorHAnsi"/>
          <w:b/>
          <w:color w:val="auto"/>
          <w:sz w:val="32"/>
          <w:szCs w:val="32"/>
        </w:rPr>
        <w:t xml:space="preserve"> Overview</w:t>
      </w:r>
      <w:bookmarkEnd w:id="791"/>
    </w:p>
    <w:p w14:paraId="3D395564" w14:textId="70F6C830" w:rsidR="001818B2" w:rsidRPr="006E199A" w:rsidRDefault="003F53C7"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Executable binary format: dll (64bit) for Windows</w:t>
      </w:r>
    </w:p>
    <w:p w14:paraId="5B8DB60B" w14:textId="466ACC3A" w:rsidR="00B44CFE" w:rsidRPr="006E199A" w:rsidRDefault="00B035F3"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DLL name: tflib.dll</w:t>
      </w:r>
    </w:p>
    <w:p w14:paraId="668DA03B" w14:textId="0A29B167" w:rsidR="00B44CFE" w:rsidRPr="006E199A" w:rsidRDefault="00B035F3" w:rsidP="003F53C7">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 xml:space="preserve">DLL </w:t>
      </w:r>
      <w:r w:rsidR="00B44CFE" w:rsidRPr="006E199A">
        <w:rPr>
          <w:rFonts w:asciiTheme="majorHAnsi" w:hAnsiTheme="majorHAnsi" w:cstheme="majorHAnsi"/>
        </w:rPr>
        <w:t>header file name:</w:t>
      </w:r>
      <w:r w:rsidR="001074DC" w:rsidRPr="006E199A">
        <w:rPr>
          <w:rFonts w:asciiTheme="majorHAnsi" w:hAnsiTheme="majorHAnsi" w:cstheme="majorHAnsi"/>
          <w:lang w:eastAsia="ja-JP"/>
        </w:rPr>
        <w:t xml:space="preserve"> </w:t>
      </w:r>
      <w:r w:rsidR="006E7374" w:rsidRPr="006E199A">
        <w:rPr>
          <w:rFonts w:asciiTheme="majorHAnsi" w:hAnsiTheme="majorHAnsi" w:cstheme="majorHAnsi"/>
          <w:lang w:eastAsia="ja-JP"/>
        </w:rPr>
        <w:t>tflib.h</w:t>
      </w:r>
    </w:p>
    <w:p w14:paraId="0A5A665C" w14:textId="7C877835" w:rsidR="0013643E" w:rsidRPr="006E199A" w:rsidRDefault="00B44CFE" w:rsidP="0013643E">
      <w:pPr>
        <w:pStyle w:val="ListParagraph"/>
        <w:numPr>
          <w:ilvl w:val="0"/>
          <w:numId w:val="12"/>
        </w:numPr>
        <w:spacing w:after="120"/>
        <w:rPr>
          <w:rFonts w:asciiTheme="majorHAnsi" w:hAnsiTheme="majorHAnsi" w:cstheme="majorHAnsi"/>
        </w:rPr>
      </w:pPr>
      <w:r w:rsidRPr="006E199A">
        <w:rPr>
          <w:rFonts w:asciiTheme="majorHAnsi" w:hAnsiTheme="majorHAnsi" w:cstheme="majorHAnsi"/>
        </w:rPr>
        <w:t>Namespace: TFL</w:t>
      </w:r>
    </w:p>
    <w:p w14:paraId="487E2801" w14:textId="06CD1FC6" w:rsidR="0013643E" w:rsidRPr="006E199A" w:rsidRDefault="0013643E" w:rsidP="0013643E">
      <w:pPr>
        <w:spacing w:after="120"/>
        <w:rPr>
          <w:rFonts w:asciiTheme="majorHAnsi" w:hAnsiTheme="majorHAnsi" w:cstheme="majorHAnsi"/>
        </w:rPr>
      </w:pPr>
    </w:p>
    <w:p w14:paraId="032C8746" w14:textId="741B8781" w:rsidR="00B44CFE" w:rsidRPr="006E199A" w:rsidRDefault="00B44CFE" w:rsidP="0050460E">
      <w:pPr>
        <w:pStyle w:val="Heading2"/>
        <w:spacing w:before="0" w:after="120"/>
        <w:rPr>
          <w:rFonts w:cstheme="majorHAnsi"/>
          <w:b/>
          <w:color w:val="auto"/>
          <w:sz w:val="32"/>
          <w:szCs w:val="32"/>
        </w:rPr>
      </w:pPr>
      <w:bookmarkStart w:id="792" w:name="_Toc50556381"/>
      <w:r w:rsidRPr="006E199A">
        <w:rPr>
          <w:rFonts w:cstheme="majorHAnsi"/>
          <w:b/>
          <w:color w:val="auto"/>
          <w:sz w:val="32"/>
          <w:szCs w:val="32"/>
        </w:rPr>
        <w:t>2.2</w:t>
      </w:r>
      <w:r w:rsidR="00A32A1A" w:rsidRPr="006E199A">
        <w:rPr>
          <w:rFonts w:cstheme="majorHAnsi"/>
          <w:b/>
          <w:color w:val="auto"/>
          <w:sz w:val="32"/>
          <w:szCs w:val="32"/>
        </w:rPr>
        <w:t>.</w:t>
      </w:r>
      <w:r w:rsidRPr="006E199A">
        <w:rPr>
          <w:rFonts w:cstheme="majorHAnsi"/>
          <w:b/>
          <w:color w:val="auto"/>
          <w:sz w:val="32"/>
          <w:szCs w:val="32"/>
        </w:rPr>
        <w:t xml:space="preserve"> Supported type list</w:t>
      </w:r>
      <w:bookmarkEnd w:id="792"/>
    </w:p>
    <w:p w14:paraId="52009CC4" w14:textId="56E9FACD" w:rsidR="0013643E" w:rsidRPr="006E199A" w:rsidRDefault="00B44CFE" w:rsidP="0013643E">
      <w:pPr>
        <w:spacing w:after="120"/>
        <w:ind w:firstLineChars="50" w:firstLine="110"/>
        <w:rPr>
          <w:rFonts w:asciiTheme="majorHAnsi" w:hAnsiTheme="majorHAnsi" w:cstheme="majorHAnsi"/>
        </w:rPr>
      </w:pPr>
      <w:r w:rsidRPr="006E199A">
        <w:rPr>
          <w:rFonts w:asciiTheme="majorHAnsi" w:hAnsiTheme="majorHAnsi" w:cstheme="majorHAnsi"/>
        </w:rPr>
        <w:t>Supported C++ types (class, structure…) provided by this library as below:</w:t>
      </w:r>
    </w:p>
    <w:tbl>
      <w:tblPr>
        <w:tblStyle w:val="TableGrid"/>
        <w:tblW w:w="0" w:type="auto"/>
        <w:jc w:val="center"/>
        <w:tblLayout w:type="fixed"/>
        <w:tblLook w:val="04A0" w:firstRow="1" w:lastRow="0" w:firstColumn="1" w:lastColumn="0" w:noHBand="0" w:noVBand="1"/>
      </w:tblPr>
      <w:tblGrid>
        <w:gridCol w:w="526"/>
        <w:gridCol w:w="3155"/>
        <w:gridCol w:w="1134"/>
        <w:gridCol w:w="4013"/>
      </w:tblGrid>
      <w:tr w:rsidR="0013643E" w:rsidRPr="006E199A" w14:paraId="268B0C87" w14:textId="77777777" w:rsidTr="00BB757D">
        <w:trPr>
          <w:trHeight w:val="537"/>
          <w:jc w:val="center"/>
        </w:trPr>
        <w:tc>
          <w:tcPr>
            <w:tcW w:w="526" w:type="dxa"/>
            <w:vAlign w:val="center"/>
          </w:tcPr>
          <w:p w14:paraId="5B4A47D3" w14:textId="77777777" w:rsidR="0013643E" w:rsidRPr="006E199A" w:rsidRDefault="0013643E">
            <w:pPr>
              <w:spacing w:after="120"/>
              <w:jc w:val="center"/>
              <w:rPr>
                <w:rFonts w:asciiTheme="majorHAnsi" w:hAnsiTheme="majorHAnsi" w:cstheme="majorHAnsi"/>
              </w:rPr>
            </w:pPr>
            <w:r w:rsidRPr="006E199A">
              <w:rPr>
                <w:rFonts w:asciiTheme="majorHAnsi" w:hAnsiTheme="majorHAnsi" w:cstheme="majorHAnsi"/>
              </w:rPr>
              <w:t>No</w:t>
            </w:r>
          </w:p>
        </w:tc>
        <w:tc>
          <w:tcPr>
            <w:tcW w:w="3155" w:type="dxa"/>
            <w:vAlign w:val="center"/>
          </w:tcPr>
          <w:p w14:paraId="4BB25AF2" w14:textId="77777777" w:rsidR="0013643E" w:rsidRPr="006E199A" w:rsidRDefault="0013643E" w:rsidP="003B71C2">
            <w:pPr>
              <w:spacing w:after="120"/>
              <w:jc w:val="center"/>
              <w:rPr>
                <w:rFonts w:asciiTheme="majorHAnsi" w:hAnsiTheme="majorHAnsi" w:cstheme="majorHAnsi"/>
              </w:rPr>
            </w:pPr>
            <w:r w:rsidRPr="006E199A">
              <w:rPr>
                <w:rFonts w:asciiTheme="majorHAnsi" w:hAnsiTheme="majorHAnsi" w:cstheme="majorHAnsi"/>
              </w:rPr>
              <w:t>Name</w:t>
            </w:r>
          </w:p>
        </w:tc>
        <w:tc>
          <w:tcPr>
            <w:tcW w:w="1134" w:type="dxa"/>
            <w:vAlign w:val="center"/>
          </w:tcPr>
          <w:p w14:paraId="1457C1F8" w14:textId="328B6A07" w:rsidR="0013643E" w:rsidRPr="006E199A" w:rsidRDefault="00C86007" w:rsidP="003B71C2">
            <w:pPr>
              <w:spacing w:after="120"/>
              <w:jc w:val="center"/>
              <w:rPr>
                <w:rFonts w:asciiTheme="majorHAnsi" w:hAnsiTheme="majorHAnsi" w:cstheme="majorHAnsi"/>
              </w:rPr>
            </w:pPr>
            <w:r w:rsidRPr="006E199A">
              <w:rPr>
                <w:rFonts w:asciiTheme="majorHAnsi" w:hAnsiTheme="majorHAnsi" w:cstheme="majorHAnsi"/>
              </w:rPr>
              <w:t>Type</w:t>
            </w:r>
          </w:p>
        </w:tc>
        <w:tc>
          <w:tcPr>
            <w:tcW w:w="4013" w:type="dxa"/>
            <w:vAlign w:val="center"/>
          </w:tcPr>
          <w:p w14:paraId="05B90896" w14:textId="0CBFEC5B" w:rsidR="0013643E" w:rsidRPr="006E199A" w:rsidRDefault="009950C3" w:rsidP="003B71C2">
            <w:pPr>
              <w:spacing w:after="120"/>
              <w:jc w:val="center"/>
              <w:rPr>
                <w:rFonts w:asciiTheme="majorHAnsi" w:hAnsiTheme="majorHAnsi" w:cstheme="majorHAnsi"/>
              </w:rPr>
            </w:pPr>
            <w:r w:rsidRPr="006E199A">
              <w:rPr>
                <w:rFonts w:asciiTheme="majorHAnsi" w:hAnsiTheme="majorHAnsi" w:cstheme="majorHAnsi"/>
              </w:rPr>
              <w:t>Content</w:t>
            </w:r>
          </w:p>
        </w:tc>
      </w:tr>
      <w:tr w:rsidR="00E73577" w:rsidRPr="006E199A" w14:paraId="203C37AE" w14:textId="77777777" w:rsidTr="00BB757D">
        <w:trPr>
          <w:trHeight w:val="537"/>
          <w:jc w:val="center"/>
        </w:trPr>
        <w:tc>
          <w:tcPr>
            <w:tcW w:w="526" w:type="dxa"/>
            <w:vAlign w:val="center"/>
          </w:tcPr>
          <w:p w14:paraId="6CC13F07" w14:textId="61E97379" w:rsidR="00E73577" w:rsidRPr="006E199A" w:rsidRDefault="00E73577" w:rsidP="00E73577">
            <w:pPr>
              <w:spacing w:after="120"/>
              <w:jc w:val="center"/>
              <w:rPr>
                <w:rFonts w:asciiTheme="majorHAnsi" w:hAnsiTheme="majorHAnsi" w:cstheme="majorHAnsi"/>
              </w:rPr>
            </w:pPr>
            <w:r w:rsidRPr="006E199A">
              <w:rPr>
                <w:rFonts w:asciiTheme="majorHAnsi" w:hAnsiTheme="majorHAnsi" w:cstheme="majorHAnsi"/>
              </w:rPr>
              <w:t>1</w:t>
            </w:r>
          </w:p>
        </w:tc>
        <w:tc>
          <w:tcPr>
            <w:tcW w:w="3155" w:type="dxa"/>
            <w:vAlign w:val="center"/>
          </w:tcPr>
          <w:p w14:paraId="4C9BDE96" w14:textId="4C11B98F" w:rsidR="00E73577" w:rsidRPr="006E199A" w:rsidRDefault="00E73577" w:rsidP="00E73577">
            <w:pPr>
              <w:spacing w:after="120"/>
              <w:rPr>
                <w:rFonts w:asciiTheme="majorHAnsi" w:hAnsiTheme="majorHAnsi" w:cstheme="majorHAnsi"/>
              </w:rPr>
            </w:pPr>
            <w:r w:rsidRPr="006E199A">
              <w:rPr>
                <w:rFonts w:asciiTheme="majorHAnsi" w:hAnsiTheme="majorHAnsi" w:cstheme="majorHAnsi"/>
              </w:rPr>
              <w:t>TFL::TFL_RESULT</w:t>
            </w:r>
          </w:p>
        </w:tc>
        <w:tc>
          <w:tcPr>
            <w:tcW w:w="1134" w:type="dxa"/>
            <w:vAlign w:val="center"/>
          </w:tcPr>
          <w:p w14:paraId="12B701D4" w14:textId="5F0873B8" w:rsidR="00E73577" w:rsidRPr="006E199A" w:rsidRDefault="00E73577" w:rsidP="00E73577">
            <w:pPr>
              <w:spacing w:after="120"/>
              <w:rPr>
                <w:rFonts w:asciiTheme="majorHAnsi" w:eastAsia="MS PGothic" w:hAnsiTheme="majorHAnsi" w:cstheme="majorHAnsi"/>
              </w:rPr>
            </w:pPr>
            <w:r w:rsidRPr="006E199A">
              <w:rPr>
                <w:rFonts w:asciiTheme="majorHAnsi" w:eastAsia="MS PGothic" w:hAnsiTheme="majorHAnsi" w:cstheme="majorHAnsi"/>
              </w:rPr>
              <w:t>enum</w:t>
            </w:r>
          </w:p>
        </w:tc>
        <w:tc>
          <w:tcPr>
            <w:tcW w:w="4013" w:type="dxa"/>
            <w:vAlign w:val="center"/>
          </w:tcPr>
          <w:p w14:paraId="227429F6" w14:textId="1CF766CA" w:rsidR="00E73577" w:rsidRPr="006E199A" w:rsidRDefault="00E73577" w:rsidP="00E73577">
            <w:pPr>
              <w:spacing w:after="120"/>
              <w:jc w:val="both"/>
              <w:rPr>
                <w:rFonts w:asciiTheme="majorHAnsi" w:hAnsiTheme="majorHAnsi" w:cstheme="majorHAnsi"/>
              </w:rPr>
            </w:pPr>
            <w:r w:rsidRPr="006E199A">
              <w:rPr>
                <w:rFonts w:asciiTheme="majorHAnsi" w:hAnsiTheme="majorHAnsi" w:cstheme="majorHAnsi"/>
              </w:rPr>
              <w:t>Execution result of functions (normal and error code)</w:t>
            </w:r>
          </w:p>
          <w:p w14:paraId="11CDD39F" w14:textId="62086D79" w:rsidR="00E73577" w:rsidRPr="006E199A" w:rsidDel="00971CA5" w:rsidRDefault="00E73577" w:rsidP="00903EA1">
            <w:pPr>
              <w:spacing w:after="120"/>
              <w:jc w:val="both"/>
              <w:rPr>
                <w:rFonts w:asciiTheme="majorHAnsi" w:hAnsiTheme="majorHAnsi" w:cstheme="majorHAnsi"/>
              </w:rPr>
            </w:pPr>
            <w:r w:rsidRPr="006E199A">
              <w:rPr>
                <w:rFonts w:asciiTheme="majorHAnsi" w:hAnsiTheme="majorHAnsi" w:cstheme="majorHAnsi"/>
              </w:rPr>
              <w:t xml:space="preserve">* </w:t>
            </w:r>
            <w:r w:rsidR="00903EA1" w:rsidRPr="006E199A">
              <w:rPr>
                <w:rFonts w:asciiTheme="majorHAnsi" w:hAnsiTheme="majorHAnsi" w:cstheme="majorHAnsi"/>
              </w:rPr>
              <w:t>List up new enum value added by this specification.</w:t>
            </w:r>
          </w:p>
        </w:tc>
      </w:tr>
      <w:tr w:rsidR="00C86007" w:rsidRPr="006E199A" w14:paraId="5F96ED46" w14:textId="77777777" w:rsidTr="0039548D">
        <w:trPr>
          <w:trHeight w:val="926"/>
          <w:jc w:val="center"/>
        </w:trPr>
        <w:tc>
          <w:tcPr>
            <w:tcW w:w="526" w:type="dxa"/>
            <w:vAlign w:val="center"/>
          </w:tcPr>
          <w:p w14:paraId="429F2442" w14:textId="3C12A2F9" w:rsidR="00C86007" w:rsidRPr="006E199A" w:rsidRDefault="00C86007" w:rsidP="00C86007">
            <w:pPr>
              <w:spacing w:after="120"/>
              <w:jc w:val="center"/>
              <w:rPr>
                <w:rFonts w:asciiTheme="majorHAnsi" w:hAnsiTheme="majorHAnsi" w:cstheme="majorHAnsi"/>
              </w:rPr>
            </w:pPr>
            <w:r w:rsidRPr="006E199A">
              <w:rPr>
                <w:rFonts w:asciiTheme="majorHAnsi" w:hAnsiTheme="majorHAnsi" w:cstheme="majorHAnsi"/>
              </w:rPr>
              <w:t>2</w:t>
            </w:r>
          </w:p>
        </w:tc>
        <w:tc>
          <w:tcPr>
            <w:tcW w:w="3155" w:type="dxa"/>
            <w:vAlign w:val="center"/>
          </w:tcPr>
          <w:p w14:paraId="6E3EDDE0" w14:textId="31430313"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TFL::TFL_IndexTriangle</w:t>
            </w:r>
          </w:p>
        </w:tc>
        <w:tc>
          <w:tcPr>
            <w:tcW w:w="1134" w:type="dxa"/>
            <w:vAlign w:val="center"/>
          </w:tcPr>
          <w:p w14:paraId="7CD2DBC6" w14:textId="331366E9"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Struct</w:t>
            </w:r>
          </w:p>
        </w:tc>
        <w:tc>
          <w:tcPr>
            <w:tcW w:w="4013" w:type="dxa"/>
            <w:vAlign w:val="center"/>
          </w:tcPr>
          <w:p w14:paraId="40462F72" w14:textId="670F5766" w:rsidR="00C86007" w:rsidRPr="006E199A" w:rsidRDefault="00C86007" w:rsidP="00B764B2">
            <w:pPr>
              <w:spacing w:after="120"/>
              <w:jc w:val="both"/>
              <w:rPr>
                <w:rFonts w:asciiTheme="majorHAnsi" w:hAnsiTheme="majorHAnsi" w:cstheme="majorHAnsi"/>
              </w:rPr>
            </w:pPr>
            <w:r w:rsidRPr="006E199A">
              <w:rPr>
                <w:rFonts w:asciiTheme="majorHAnsi" w:hAnsiTheme="majorHAnsi" w:cstheme="majorHAnsi"/>
              </w:rPr>
              <w:t>A structure that represents for</w:t>
            </w:r>
            <w:r w:rsidR="00DD342B" w:rsidRPr="006E199A">
              <w:rPr>
                <w:rFonts w:asciiTheme="majorHAnsi" w:hAnsiTheme="majorHAnsi" w:cstheme="majorHAnsi"/>
              </w:rPr>
              <w:t xml:space="preserve"> index of</w:t>
            </w:r>
            <w:r w:rsidRPr="006E199A">
              <w:rPr>
                <w:rFonts w:asciiTheme="majorHAnsi" w:hAnsiTheme="majorHAnsi" w:cstheme="majorHAnsi"/>
              </w:rPr>
              <w:t xml:space="preserve"> 3 vertices of a triangle face (each vertex</w:t>
            </w:r>
            <w:r w:rsidR="00B764B2" w:rsidRPr="006E199A">
              <w:rPr>
                <w:rFonts w:asciiTheme="majorHAnsi" w:hAnsiTheme="majorHAnsi" w:cstheme="majorHAnsi"/>
              </w:rPr>
              <w:t xml:space="preserve"> (point)</w:t>
            </w:r>
            <w:r w:rsidRPr="006E199A">
              <w:rPr>
                <w:rFonts w:asciiTheme="majorHAnsi" w:hAnsiTheme="majorHAnsi" w:cstheme="majorHAnsi"/>
              </w:rPr>
              <w:t xml:space="preserve"> is  </w:t>
            </w:r>
            <w:r w:rsidR="00B764B2" w:rsidRPr="006E199A">
              <w:rPr>
                <w:rFonts w:asciiTheme="majorHAnsi" w:hAnsiTheme="majorHAnsi" w:cstheme="majorHAnsi"/>
              </w:rPr>
              <w:t xml:space="preserve">array </w:t>
            </w:r>
            <w:r w:rsidRPr="006E199A">
              <w:rPr>
                <w:rFonts w:asciiTheme="majorHAnsi" w:hAnsiTheme="majorHAnsi" w:cstheme="majorHAnsi"/>
              </w:rPr>
              <w:t xml:space="preserve">index </w:t>
            </w:r>
            <w:r w:rsidR="00B764B2" w:rsidRPr="006E199A">
              <w:rPr>
                <w:rFonts w:asciiTheme="majorHAnsi" w:hAnsiTheme="majorHAnsi" w:cstheme="majorHAnsi"/>
              </w:rPr>
              <w:t>of</w:t>
            </w:r>
            <w:r w:rsidRPr="006E199A">
              <w:rPr>
                <w:rFonts w:asciiTheme="majorHAnsi" w:hAnsiTheme="majorHAnsi" w:cstheme="majorHAnsi"/>
              </w:rPr>
              <w:t xml:space="preserve"> point cloud data)</w:t>
            </w:r>
          </w:p>
        </w:tc>
      </w:tr>
      <w:tr w:rsidR="00B764B2" w:rsidRPr="006E199A" w:rsidDel="00971CA5" w14:paraId="07D10A9D" w14:textId="77777777" w:rsidTr="0039548D">
        <w:trPr>
          <w:trHeight w:val="926"/>
          <w:jc w:val="center"/>
        </w:trPr>
        <w:tc>
          <w:tcPr>
            <w:tcW w:w="526" w:type="dxa"/>
            <w:vAlign w:val="center"/>
          </w:tcPr>
          <w:p w14:paraId="6BB3F85C" w14:textId="783C61A5" w:rsidR="00B764B2" w:rsidRPr="006E199A" w:rsidRDefault="00B764B2" w:rsidP="00A70D27">
            <w:pPr>
              <w:spacing w:after="120"/>
              <w:jc w:val="center"/>
              <w:rPr>
                <w:rFonts w:asciiTheme="majorHAnsi" w:hAnsiTheme="majorHAnsi" w:cstheme="majorHAnsi"/>
              </w:rPr>
            </w:pPr>
            <w:r w:rsidRPr="006E199A">
              <w:rPr>
                <w:rFonts w:asciiTheme="majorHAnsi" w:hAnsiTheme="majorHAnsi" w:cstheme="majorHAnsi"/>
              </w:rPr>
              <w:t>3</w:t>
            </w:r>
          </w:p>
        </w:tc>
        <w:tc>
          <w:tcPr>
            <w:tcW w:w="3155" w:type="dxa"/>
            <w:vAlign w:val="center"/>
          </w:tcPr>
          <w:p w14:paraId="724BD4BC" w14:textId="3C91AAEE" w:rsidR="00B764B2" w:rsidRPr="006E199A" w:rsidRDefault="00B764B2" w:rsidP="00A70D27">
            <w:pPr>
              <w:spacing w:after="120"/>
              <w:rPr>
                <w:rFonts w:asciiTheme="majorHAnsi" w:hAnsiTheme="majorHAnsi" w:cstheme="majorHAnsi"/>
              </w:rPr>
            </w:pPr>
            <w:r w:rsidRPr="006E199A">
              <w:rPr>
                <w:rFonts w:asciiTheme="majorHAnsi" w:hAnsiTheme="majorHAnsi" w:cstheme="majorHAnsi"/>
              </w:rPr>
              <w:t>TFL::TFL_IndexTriangles</w:t>
            </w:r>
          </w:p>
        </w:tc>
        <w:tc>
          <w:tcPr>
            <w:tcW w:w="1134" w:type="dxa"/>
            <w:vAlign w:val="center"/>
          </w:tcPr>
          <w:p w14:paraId="622D1F1D" w14:textId="77777777" w:rsidR="00B764B2" w:rsidRPr="006E199A" w:rsidRDefault="00B764B2" w:rsidP="00A70D2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780F8E3F" w14:textId="56481F6F" w:rsidR="00B764B2" w:rsidRPr="006E199A" w:rsidDel="00971CA5" w:rsidRDefault="00B764B2" w:rsidP="0057701E">
            <w:pPr>
              <w:spacing w:after="120"/>
              <w:jc w:val="both"/>
              <w:rPr>
                <w:rFonts w:asciiTheme="majorHAnsi" w:hAnsiTheme="majorHAnsi" w:cstheme="majorHAnsi"/>
              </w:rPr>
            </w:pPr>
            <w:r w:rsidRPr="006E199A">
              <w:rPr>
                <w:rFonts w:asciiTheme="majorHAnsi" w:hAnsiTheme="majorHAnsi" w:cstheme="majorHAnsi"/>
              </w:rPr>
              <w:t>A</w:t>
            </w:r>
            <w:r w:rsidR="0039548D" w:rsidRPr="006E199A">
              <w:rPr>
                <w:rFonts w:asciiTheme="majorHAnsi" w:hAnsiTheme="majorHAnsi" w:cstheme="majorHAnsi"/>
              </w:rPr>
              <w:t xml:space="preserve"> </w:t>
            </w:r>
            <w:r w:rsidRPr="006E199A">
              <w:rPr>
                <w:rFonts w:asciiTheme="majorHAnsi" w:hAnsiTheme="majorHAnsi" w:cstheme="majorHAnsi"/>
              </w:rPr>
              <w:t>std::vector array that stores</w:t>
            </w:r>
            <w:r w:rsidR="00DD342B" w:rsidRPr="006E199A">
              <w:rPr>
                <w:rFonts w:asciiTheme="majorHAnsi" w:hAnsiTheme="majorHAnsi" w:cstheme="majorHAnsi"/>
              </w:rPr>
              <w:t xml:space="preserve"> set of multiple IndexTriangle</w:t>
            </w:r>
          </w:p>
        </w:tc>
      </w:tr>
      <w:tr w:rsidR="00C86007" w:rsidRPr="006E199A" w14:paraId="31696684" w14:textId="77777777" w:rsidTr="00BB757D">
        <w:trPr>
          <w:trHeight w:val="537"/>
          <w:jc w:val="center"/>
        </w:trPr>
        <w:tc>
          <w:tcPr>
            <w:tcW w:w="526" w:type="dxa"/>
            <w:vAlign w:val="center"/>
          </w:tcPr>
          <w:p w14:paraId="3F6C6D10" w14:textId="68D13CB4"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4</w:t>
            </w:r>
          </w:p>
        </w:tc>
        <w:tc>
          <w:tcPr>
            <w:tcW w:w="3155" w:type="dxa"/>
            <w:vAlign w:val="center"/>
          </w:tcPr>
          <w:p w14:paraId="3DA0C65F"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TFL::TFL_PointCloud</w:t>
            </w:r>
          </w:p>
        </w:tc>
        <w:tc>
          <w:tcPr>
            <w:tcW w:w="1134" w:type="dxa"/>
            <w:vAlign w:val="center"/>
          </w:tcPr>
          <w:p w14:paraId="5BE6EFE5" w14:textId="77777777"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17559539" w14:textId="77777777" w:rsidR="00D163D9" w:rsidRPr="006E199A" w:rsidRDefault="00B764B2" w:rsidP="00C86007">
            <w:pPr>
              <w:spacing w:after="120"/>
              <w:jc w:val="both"/>
              <w:rPr>
                <w:ins w:id="793" w:author="相馬 健二" w:date="2020-09-08T09:04:00Z"/>
                <w:rFonts w:asciiTheme="majorHAnsi" w:hAnsiTheme="majorHAnsi" w:cstheme="majorHAnsi"/>
              </w:rPr>
            </w:pPr>
            <w:r w:rsidRPr="006E199A">
              <w:rPr>
                <w:rFonts w:asciiTheme="majorHAnsi" w:hAnsiTheme="majorHAnsi" w:cstheme="majorHAnsi"/>
              </w:rPr>
              <w:t>A s</w:t>
            </w:r>
            <w:r w:rsidR="00C86007" w:rsidRPr="006E199A">
              <w:rPr>
                <w:rFonts w:asciiTheme="majorHAnsi" w:hAnsiTheme="majorHAnsi" w:cstheme="majorHAnsi"/>
              </w:rPr>
              <w:t>td::vector array that stores point cloud data (variable size)</w:t>
            </w:r>
          </w:p>
          <w:p w14:paraId="66E31A00" w14:textId="096E4809" w:rsidR="00C86007" w:rsidRPr="006E199A" w:rsidRDefault="00D163D9" w:rsidP="00C86007">
            <w:pPr>
              <w:spacing w:after="120"/>
              <w:jc w:val="both"/>
              <w:rPr>
                <w:rFonts w:asciiTheme="majorHAnsi" w:hAnsiTheme="majorHAnsi" w:cstheme="majorHAnsi"/>
                <w:lang w:eastAsia="ja-JP"/>
              </w:rPr>
            </w:pPr>
            <w:ins w:id="794" w:author="相馬 健二" w:date="2020-09-08T09:04:00Z">
              <w:r w:rsidRPr="006E199A">
                <w:rPr>
                  <w:rFonts w:asciiTheme="majorHAnsi" w:hAnsiTheme="majorHAnsi" w:cstheme="majorHAnsi"/>
                </w:rPr>
                <w:t>*</w:t>
              </w:r>
              <w:r w:rsidRPr="006E199A">
                <w:rPr>
                  <w:rFonts w:asciiTheme="majorHAnsi" w:hAnsiTheme="majorHAnsi" w:cstheme="majorHAnsi"/>
                  <w:lang w:eastAsia="ja-JP"/>
                </w:rPr>
                <w:t xml:space="preserve"> </w:t>
              </w:r>
            </w:ins>
            <w:ins w:id="795" w:author="相馬 健二" w:date="2020-09-08T09:06:00Z">
              <w:r w:rsidRPr="006E199A">
                <w:rPr>
                  <w:rFonts w:asciiTheme="majorHAnsi" w:hAnsiTheme="majorHAnsi" w:cstheme="majorHAnsi"/>
                  <w:lang w:eastAsia="ja-JP"/>
                </w:rPr>
                <w:t>Since this item already exists, details are not described in this specification.</w:t>
              </w:r>
            </w:ins>
          </w:p>
        </w:tc>
      </w:tr>
      <w:tr w:rsidR="00C86007" w:rsidRPr="006E199A" w14:paraId="40E02534" w14:textId="77777777" w:rsidTr="00BB757D">
        <w:trPr>
          <w:trHeight w:val="846"/>
          <w:jc w:val="center"/>
        </w:trPr>
        <w:tc>
          <w:tcPr>
            <w:tcW w:w="526" w:type="dxa"/>
            <w:vAlign w:val="center"/>
          </w:tcPr>
          <w:p w14:paraId="338E9ABD" w14:textId="6849BFCD"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5</w:t>
            </w:r>
          </w:p>
        </w:tc>
        <w:tc>
          <w:tcPr>
            <w:tcW w:w="3155" w:type="dxa"/>
            <w:vAlign w:val="center"/>
          </w:tcPr>
          <w:p w14:paraId="00D314C3"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TFL::TFL_Polygon</w:t>
            </w:r>
          </w:p>
        </w:tc>
        <w:tc>
          <w:tcPr>
            <w:tcW w:w="1134" w:type="dxa"/>
            <w:vAlign w:val="center"/>
          </w:tcPr>
          <w:p w14:paraId="3CD036FC" w14:textId="77777777"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Typedef</w:t>
            </w:r>
          </w:p>
        </w:tc>
        <w:tc>
          <w:tcPr>
            <w:tcW w:w="4013" w:type="dxa"/>
            <w:vAlign w:val="center"/>
          </w:tcPr>
          <w:p w14:paraId="779DD877" w14:textId="77777777"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Std::vector array that stores:</w:t>
            </w:r>
          </w:p>
          <w:p w14:paraId="65A4F134" w14:textId="20BBFAE0"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 xml:space="preserve">   - points coordinate</w:t>
            </w:r>
          </w:p>
          <w:p w14:paraId="1ADA3997" w14:textId="561C43E6" w:rsidR="00C86007" w:rsidRPr="006E199A" w:rsidRDefault="00C86007" w:rsidP="00CA61CE">
            <w:pPr>
              <w:spacing w:after="120"/>
              <w:rPr>
                <w:rFonts w:asciiTheme="majorHAnsi" w:hAnsiTheme="majorHAnsi" w:cstheme="majorHAnsi"/>
              </w:rPr>
            </w:pPr>
            <w:r w:rsidRPr="006E199A">
              <w:rPr>
                <w:rFonts w:asciiTheme="majorHAnsi" w:hAnsiTheme="majorHAnsi" w:cstheme="majorHAnsi"/>
              </w:rPr>
              <w:t xml:space="preserve">   - </w:t>
            </w:r>
            <w:r w:rsidR="00DD342B" w:rsidRPr="006E199A">
              <w:rPr>
                <w:rFonts w:asciiTheme="majorHAnsi" w:hAnsiTheme="majorHAnsi" w:cstheme="majorHAnsi"/>
              </w:rPr>
              <w:t>IndexTriangles</w:t>
            </w:r>
            <w:r w:rsidRPr="006E199A">
              <w:rPr>
                <w:rFonts w:asciiTheme="majorHAnsi" w:hAnsiTheme="majorHAnsi" w:cstheme="majorHAnsi"/>
              </w:rPr>
              <w:t xml:space="preserve"> data</w:t>
            </w:r>
          </w:p>
        </w:tc>
      </w:tr>
      <w:tr w:rsidR="00C86007" w:rsidRPr="006E199A" w14:paraId="59F02972" w14:textId="41D14A3D" w:rsidTr="00BB757D">
        <w:trPr>
          <w:trHeight w:val="537"/>
          <w:jc w:val="center"/>
        </w:trPr>
        <w:tc>
          <w:tcPr>
            <w:tcW w:w="526" w:type="dxa"/>
            <w:vAlign w:val="center"/>
          </w:tcPr>
          <w:p w14:paraId="301A4B25" w14:textId="706F51D6"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6</w:t>
            </w:r>
          </w:p>
        </w:tc>
        <w:tc>
          <w:tcPr>
            <w:tcW w:w="3155" w:type="dxa"/>
            <w:vAlign w:val="center"/>
          </w:tcPr>
          <w:p w14:paraId="7BC1A194" w14:textId="79A361CB"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TFL::LoadPLY</w:t>
            </w:r>
          </w:p>
        </w:tc>
        <w:tc>
          <w:tcPr>
            <w:tcW w:w="1134" w:type="dxa"/>
            <w:vAlign w:val="center"/>
          </w:tcPr>
          <w:p w14:paraId="4E60B47C" w14:textId="0BEBAE0C"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6EF01B1C" w14:textId="77777777" w:rsidR="00C86007" w:rsidRPr="006E199A" w:rsidRDefault="00C86007" w:rsidP="00C86007">
            <w:pPr>
              <w:spacing w:after="120"/>
              <w:jc w:val="both"/>
              <w:rPr>
                <w:ins w:id="796" w:author="相馬 健二" w:date="2020-09-08T09:07:00Z"/>
                <w:rFonts w:asciiTheme="majorHAnsi" w:hAnsiTheme="majorHAnsi" w:cstheme="majorHAnsi"/>
              </w:rPr>
            </w:pPr>
            <w:r w:rsidRPr="006E199A">
              <w:rPr>
                <w:rFonts w:asciiTheme="majorHAnsi" w:hAnsiTheme="majorHAnsi" w:cstheme="majorHAnsi"/>
              </w:rPr>
              <w:t>Load point cloud data from PLY file</w:t>
            </w:r>
          </w:p>
          <w:p w14:paraId="6EF8CD7D" w14:textId="32EF9D84" w:rsidR="0039548D" w:rsidRPr="006E199A" w:rsidRDefault="0039548D" w:rsidP="00C86007">
            <w:pPr>
              <w:spacing w:after="120"/>
              <w:jc w:val="both"/>
              <w:rPr>
                <w:rFonts w:asciiTheme="majorHAnsi" w:hAnsiTheme="majorHAnsi" w:cstheme="majorHAnsi"/>
              </w:rPr>
            </w:pPr>
            <w:ins w:id="797" w:author="相馬 健二" w:date="2020-09-08T09:07:00Z">
              <w:r w:rsidRPr="006E199A">
                <w:rPr>
                  <w:rFonts w:asciiTheme="majorHAnsi" w:hAnsiTheme="majorHAnsi" w:cstheme="majorHAnsi"/>
                </w:rPr>
                <w:t>*</w:t>
              </w:r>
              <w:r w:rsidRPr="006E199A">
                <w:rPr>
                  <w:rFonts w:asciiTheme="majorHAnsi" w:hAnsiTheme="majorHAnsi" w:cstheme="majorHAnsi"/>
                  <w:lang w:eastAsia="ja-JP"/>
                </w:rPr>
                <w:t xml:space="preserve"> Since this item already exists, details are not described in this specification.</w:t>
              </w:r>
            </w:ins>
          </w:p>
        </w:tc>
      </w:tr>
      <w:tr w:rsidR="00C86007" w:rsidRPr="006E199A" w14:paraId="7333549E" w14:textId="5B8D3617" w:rsidTr="00BB757D">
        <w:trPr>
          <w:trHeight w:val="537"/>
          <w:jc w:val="center"/>
        </w:trPr>
        <w:tc>
          <w:tcPr>
            <w:tcW w:w="526" w:type="dxa"/>
            <w:vAlign w:val="center"/>
          </w:tcPr>
          <w:p w14:paraId="6D72F020" w14:textId="1A910A3F" w:rsidR="00C86007" w:rsidRPr="006E199A" w:rsidRDefault="00B764B2" w:rsidP="00C86007">
            <w:pPr>
              <w:spacing w:after="120"/>
              <w:jc w:val="center"/>
              <w:rPr>
                <w:rFonts w:asciiTheme="majorHAnsi" w:hAnsiTheme="majorHAnsi" w:cstheme="majorHAnsi"/>
              </w:rPr>
            </w:pPr>
            <w:r w:rsidRPr="006E199A">
              <w:rPr>
                <w:rFonts w:asciiTheme="majorHAnsi" w:hAnsiTheme="majorHAnsi" w:cstheme="majorHAnsi"/>
              </w:rPr>
              <w:t>7</w:t>
            </w:r>
          </w:p>
        </w:tc>
        <w:tc>
          <w:tcPr>
            <w:tcW w:w="3155" w:type="dxa"/>
            <w:vAlign w:val="center"/>
          </w:tcPr>
          <w:p w14:paraId="6D72E32C" w14:textId="4942D5A6" w:rsidR="00C86007" w:rsidRPr="006E199A" w:rsidRDefault="00C86007" w:rsidP="00C86007">
            <w:pPr>
              <w:spacing w:after="120"/>
              <w:rPr>
                <w:rFonts w:asciiTheme="majorHAnsi" w:hAnsiTheme="majorHAnsi" w:cstheme="majorHAnsi"/>
              </w:rPr>
            </w:pPr>
            <w:r w:rsidRPr="006E199A">
              <w:rPr>
                <w:rFonts w:asciiTheme="majorHAnsi" w:hAnsiTheme="majorHAnsi" w:cstheme="majorHAnsi"/>
              </w:rPr>
              <w:t>TFL::SavePLY</w:t>
            </w:r>
          </w:p>
        </w:tc>
        <w:tc>
          <w:tcPr>
            <w:tcW w:w="1134" w:type="dxa"/>
            <w:vAlign w:val="center"/>
          </w:tcPr>
          <w:p w14:paraId="6B821062" w14:textId="240B1514" w:rsidR="00C86007" w:rsidRPr="006E199A" w:rsidRDefault="00C86007"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58B1BEBA" w14:textId="77777777" w:rsidR="00C86007" w:rsidRPr="006E199A" w:rsidRDefault="00C86007" w:rsidP="00C86007">
            <w:pPr>
              <w:spacing w:after="120"/>
              <w:jc w:val="both"/>
              <w:rPr>
                <w:ins w:id="798" w:author="相馬 健二" w:date="2020-09-08T09:07:00Z"/>
                <w:rStyle w:val="CommentReference"/>
                <w:rFonts w:asciiTheme="majorHAnsi" w:hAnsiTheme="majorHAnsi" w:cstheme="majorHAnsi"/>
                <w:sz w:val="22"/>
                <w:szCs w:val="22"/>
              </w:rPr>
            </w:pPr>
            <w:r w:rsidRPr="006E199A">
              <w:rPr>
                <w:rStyle w:val="CommentReference"/>
                <w:rFonts w:asciiTheme="majorHAnsi" w:hAnsiTheme="majorHAnsi" w:cstheme="majorHAnsi"/>
                <w:sz w:val="22"/>
                <w:szCs w:val="22"/>
              </w:rPr>
              <w:t>Save point cloud data to PLY file</w:t>
            </w:r>
          </w:p>
          <w:p w14:paraId="6D6267C1" w14:textId="7208AB5D" w:rsidR="0039548D" w:rsidRPr="006E199A" w:rsidRDefault="0039548D" w:rsidP="00C86007">
            <w:pPr>
              <w:spacing w:after="120"/>
              <w:jc w:val="both"/>
              <w:rPr>
                <w:rStyle w:val="CommentReference"/>
                <w:rFonts w:asciiTheme="majorHAnsi" w:hAnsiTheme="majorHAnsi" w:cstheme="majorHAnsi"/>
                <w:sz w:val="22"/>
                <w:szCs w:val="22"/>
              </w:rPr>
            </w:pPr>
            <w:ins w:id="799" w:author="相馬 健二" w:date="2020-09-08T09:07:00Z">
              <w:r w:rsidRPr="006E199A">
                <w:rPr>
                  <w:rFonts w:asciiTheme="majorHAnsi" w:hAnsiTheme="majorHAnsi" w:cstheme="majorHAnsi"/>
                  <w:rPrChange w:id="800" w:author="STB" w:date="2020-09-09T15:02:00Z">
                    <w:rPr>
                      <w:rFonts w:asciiTheme="majorHAnsi" w:hAnsiTheme="majorHAnsi" w:cstheme="majorHAnsi"/>
                      <w:sz w:val="18"/>
                      <w:szCs w:val="18"/>
                    </w:rPr>
                  </w:rPrChange>
                </w:rPr>
                <w:t>*</w:t>
              </w:r>
              <w:r w:rsidRPr="006E199A">
                <w:rPr>
                  <w:rFonts w:asciiTheme="majorHAnsi" w:hAnsiTheme="majorHAnsi" w:cstheme="majorHAnsi"/>
                  <w:lang w:eastAsia="ja-JP"/>
                </w:rPr>
                <w:t xml:space="preserve"> Since this item already exists, details are not described in this specification.</w:t>
              </w:r>
            </w:ins>
          </w:p>
        </w:tc>
      </w:tr>
      <w:tr w:rsidR="001968D3" w:rsidRPr="006E199A" w14:paraId="6F7F08AC" w14:textId="77777777" w:rsidTr="00ED1770">
        <w:trPr>
          <w:trHeight w:val="926"/>
          <w:jc w:val="center"/>
        </w:trPr>
        <w:tc>
          <w:tcPr>
            <w:tcW w:w="526" w:type="dxa"/>
            <w:vAlign w:val="center"/>
          </w:tcPr>
          <w:p w14:paraId="52224B70" w14:textId="58483589"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lastRenderedPageBreak/>
              <w:t>8</w:t>
            </w:r>
          </w:p>
        </w:tc>
        <w:tc>
          <w:tcPr>
            <w:tcW w:w="3155" w:type="dxa"/>
            <w:vAlign w:val="center"/>
          </w:tcPr>
          <w:p w14:paraId="08B4F83C" w14:textId="2DD8EFD9"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TFL::LoadPolygon</w:t>
            </w:r>
          </w:p>
        </w:tc>
        <w:tc>
          <w:tcPr>
            <w:tcW w:w="1134" w:type="dxa"/>
            <w:vAlign w:val="center"/>
          </w:tcPr>
          <w:p w14:paraId="21A3C288" w14:textId="7676206F" w:rsidR="001968D3" w:rsidRPr="006E199A" w:rsidRDefault="001968D3" w:rsidP="00C86007">
            <w:pPr>
              <w:spacing w:after="120"/>
              <w:rPr>
                <w:rFonts w:asciiTheme="majorHAnsi" w:eastAsia="MS PGothic" w:hAnsiTheme="majorHAnsi" w:cstheme="majorHAnsi"/>
              </w:rPr>
            </w:pPr>
            <w:r w:rsidRPr="006E199A">
              <w:rPr>
                <w:rFonts w:asciiTheme="majorHAnsi" w:hAnsiTheme="majorHAnsi" w:cstheme="majorHAnsi"/>
              </w:rPr>
              <w:t>Function</w:t>
            </w:r>
          </w:p>
        </w:tc>
        <w:tc>
          <w:tcPr>
            <w:tcW w:w="4013" w:type="dxa"/>
            <w:vAlign w:val="center"/>
          </w:tcPr>
          <w:p w14:paraId="226A9FBE" w14:textId="2CC742E7" w:rsidR="001968D3" w:rsidRPr="006E199A" w:rsidRDefault="001968D3" w:rsidP="00C86007">
            <w:pPr>
              <w:spacing w:after="120"/>
              <w:jc w:val="both"/>
              <w:rPr>
                <w:rStyle w:val="CommentReference"/>
                <w:rFonts w:asciiTheme="majorHAnsi" w:hAnsiTheme="majorHAnsi" w:cstheme="majorHAnsi"/>
                <w:sz w:val="22"/>
                <w:szCs w:val="22"/>
              </w:rPr>
            </w:pPr>
            <w:r w:rsidRPr="006E199A">
              <w:rPr>
                <w:rFonts w:asciiTheme="majorHAnsi" w:hAnsiTheme="majorHAnsi" w:cstheme="majorHAnsi"/>
                <w:rPrChange w:id="801" w:author="STB" w:date="2020-09-09T15:02:00Z">
                  <w:rPr>
                    <w:rFonts w:asciiTheme="majorHAnsi" w:hAnsiTheme="majorHAnsi" w:cstheme="majorHAnsi"/>
                    <w:sz w:val="18"/>
                    <w:szCs w:val="18"/>
                  </w:rPr>
                </w:rPrChange>
              </w:rPr>
              <w:t>Load polygon (TFL_Polygon) from PLY file (include Point Cloud data and IndexTriangles data)</w:t>
            </w:r>
          </w:p>
        </w:tc>
      </w:tr>
      <w:tr w:rsidR="001968D3" w:rsidRPr="006E199A" w14:paraId="79E958DA" w14:textId="77777777" w:rsidTr="00ED1770">
        <w:trPr>
          <w:trHeight w:val="926"/>
          <w:jc w:val="center"/>
        </w:trPr>
        <w:tc>
          <w:tcPr>
            <w:tcW w:w="526" w:type="dxa"/>
            <w:vAlign w:val="center"/>
          </w:tcPr>
          <w:p w14:paraId="45827224" w14:textId="3A9EA0AE"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t>9</w:t>
            </w:r>
          </w:p>
        </w:tc>
        <w:tc>
          <w:tcPr>
            <w:tcW w:w="3155" w:type="dxa"/>
            <w:vAlign w:val="center"/>
          </w:tcPr>
          <w:p w14:paraId="38619A62" w14:textId="51A9B641"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TFL::SavePolygon</w:t>
            </w:r>
          </w:p>
        </w:tc>
        <w:tc>
          <w:tcPr>
            <w:tcW w:w="1134" w:type="dxa"/>
            <w:vAlign w:val="center"/>
          </w:tcPr>
          <w:p w14:paraId="136C6A23" w14:textId="6C4FC214" w:rsidR="001968D3" w:rsidRPr="006E199A" w:rsidRDefault="001968D3" w:rsidP="00C86007">
            <w:pPr>
              <w:spacing w:after="120"/>
              <w:rPr>
                <w:rFonts w:asciiTheme="majorHAnsi" w:eastAsia="MS PGothic" w:hAnsiTheme="majorHAnsi" w:cstheme="majorHAnsi"/>
              </w:rPr>
            </w:pPr>
            <w:r w:rsidRPr="006E199A">
              <w:rPr>
                <w:rFonts w:asciiTheme="majorHAnsi" w:eastAsia="MS PGothic" w:hAnsiTheme="majorHAnsi" w:cstheme="majorHAnsi"/>
              </w:rPr>
              <w:t>Function</w:t>
            </w:r>
          </w:p>
        </w:tc>
        <w:tc>
          <w:tcPr>
            <w:tcW w:w="4013" w:type="dxa"/>
            <w:vAlign w:val="center"/>
          </w:tcPr>
          <w:p w14:paraId="41306D99" w14:textId="28A5BE70" w:rsidR="001968D3" w:rsidRPr="006E199A" w:rsidRDefault="001968D3" w:rsidP="00C86007">
            <w:pPr>
              <w:spacing w:after="120"/>
              <w:jc w:val="both"/>
              <w:rPr>
                <w:rStyle w:val="CommentReference"/>
                <w:rFonts w:asciiTheme="majorHAnsi" w:hAnsiTheme="majorHAnsi" w:cstheme="majorHAnsi"/>
                <w:sz w:val="22"/>
                <w:szCs w:val="22"/>
              </w:rPr>
            </w:pPr>
            <w:r w:rsidRPr="006E199A">
              <w:rPr>
                <w:rStyle w:val="CommentReference"/>
                <w:rFonts w:asciiTheme="majorHAnsi" w:hAnsiTheme="majorHAnsi" w:cstheme="majorHAnsi"/>
                <w:sz w:val="22"/>
                <w:szCs w:val="22"/>
              </w:rPr>
              <w:t>Save polygon (TFL_Polygon) to PLY file</w:t>
            </w:r>
          </w:p>
        </w:tc>
      </w:tr>
      <w:tr w:rsidR="001968D3" w:rsidRPr="006E199A" w14:paraId="10E2ED79" w14:textId="77777777" w:rsidTr="00ED1770">
        <w:trPr>
          <w:trHeight w:val="926"/>
          <w:jc w:val="center"/>
        </w:trPr>
        <w:tc>
          <w:tcPr>
            <w:tcW w:w="526" w:type="dxa"/>
            <w:vAlign w:val="center"/>
          </w:tcPr>
          <w:p w14:paraId="0BFC53BF" w14:textId="5A358D07" w:rsidR="001968D3" w:rsidRPr="006E199A" w:rsidRDefault="001968D3" w:rsidP="00C86007">
            <w:pPr>
              <w:spacing w:after="120"/>
              <w:jc w:val="center"/>
              <w:rPr>
                <w:rFonts w:asciiTheme="majorHAnsi" w:hAnsiTheme="majorHAnsi" w:cstheme="majorHAnsi"/>
              </w:rPr>
            </w:pPr>
            <w:r w:rsidRPr="006E199A">
              <w:rPr>
                <w:rFonts w:asciiTheme="majorHAnsi" w:hAnsiTheme="majorHAnsi" w:cstheme="majorHAnsi"/>
              </w:rPr>
              <w:t>10</w:t>
            </w:r>
          </w:p>
        </w:tc>
        <w:tc>
          <w:tcPr>
            <w:tcW w:w="3155" w:type="dxa"/>
            <w:vAlign w:val="center"/>
          </w:tcPr>
          <w:p w14:paraId="6A2588D9" w14:textId="443A60BB"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TFL::PointCloud2Polygon</w:t>
            </w:r>
          </w:p>
        </w:tc>
        <w:tc>
          <w:tcPr>
            <w:tcW w:w="1134" w:type="dxa"/>
            <w:vAlign w:val="center"/>
          </w:tcPr>
          <w:p w14:paraId="3CFFCB18" w14:textId="77777777"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Function</w:t>
            </w:r>
          </w:p>
        </w:tc>
        <w:tc>
          <w:tcPr>
            <w:tcW w:w="4013" w:type="dxa"/>
            <w:vAlign w:val="center"/>
          </w:tcPr>
          <w:p w14:paraId="3C1F1E87" w14:textId="19A2088A"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Convert point cloud to polygon</w:t>
            </w:r>
          </w:p>
        </w:tc>
      </w:tr>
      <w:tr w:rsidR="001968D3" w:rsidRPr="006E199A" w14:paraId="54643BC2" w14:textId="77777777" w:rsidTr="00ED1770">
        <w:trPr>
          <w:trHeight w:val="926"/>
          <w:jc w:val="center"/>
        </w:trPr>
        <w:tc>
          <w:tcPr>
            <w:tcW w:w="526" w:type="dxa"/>
            <w:vAlign w:val="center"/>
          </w:tcPr>
          <w:p w14:paraId="6CBCF8EC" w14:textId="2C419DBB" w:rsidR="001968D3" w:rsidRPr="006E199A" w:rsidRDefault="001968D3" w:rsidP="0039548D">
            <w:pPr>
              <w:spacing w:after="120"/>
              <w:jc w:val="center"/>
              <w:rPr>
                <w:rFonts w:asciiTheme="majorHAnsi" w:hAnsiTheme="majorHAnsi" w:cstheme="majorHAnsi"/>
              </w:rPr>
            </w:pPr>
            <w:r w:rsidRPr="006E199A">
              <w:rPr>
                <w:rFonts w:asciiTheme="majorHAnsi" w:hAnsiTheme="majorHAnsi" w:cstheme="majorHAnsi"/>
              </w:rPr>
              <w:t>11</w:t>
            </w:r>
          </w:p>
        </w:tc>
        <w:tc>
          <w:tcPr>
            <w:tcW w:w="3155" w:type="dxa"/>
            <w:vAlign w:val="center"/>
          </w:tcPr>
          <w:p w14:paraId="28A657E4" w14:textId="71F9D7CA"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TFL::MergePointCloud2</w:t>
            </w:r>
            <w:r w:rsidRPr="006E199A" w:rsidDel="00CD3624">
              <w:rPr>
                <w:rFonts w:asciiTheme="majorHAnsi" w:hAnsiTheme="majorHAnsi" w:cstheme="majorHAnsi"/>
              </w:rPr>
              <w:t xml:space="preserve"> </w:t>
            </w:r>
          </w:p>
        </w:tc>
        <w:tc>
          <w:tcPr>
            <w:tcW w:w="1134" w:type="dxa"/>
            <w:vAlign w:val="center"/>
          </w:tcPr>
          <w:p w14:paraId="10869DDF" w14:textId="77777777"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Function</w:t>
            </w:r>
          </w:p>
        </w:tc>
        <w:tc>
          <w:tcPr>
            <w:tcW w:w="4013" w:type="dxa"/>
            <w:vAlign w:val="center"/>
          </w:tcPr>
          <w:p w14:paraId="176337E6" w14:textId="6DB41E21"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Merge pairs of point clouds using ICP algorithm</w:t>
            </w:r>
            <w:r w:rsidRPr="006E199A" w:rsidDel="00CD3624">
              <w:rPr>
                <w:rFonts w:asciiTheme="majorHAnsi" w:hAnsiTheme="majorHAnsi" w:cstheme="majorHAnsi"/>
              </w:rPr>
              <w:t xml:space="preserve"> </w:t>
            </w:r>
          </w:p>
        </w:tc>
      </w:tr>
      <w:tr w:rsidR="001968D3" w:rsidRPr="006E199A" w14:paraId="6F4E9504" w14:textId="77777777" w:rsidTr="00ED1770">
        <w:trPr>
          <w:trHeight w:val="926"/>
          <w:jc w:val="center"/>
        </w:trPr>
        <w:tc>
          <w:tcPr>
            <w:tcW w:w="526" w:type="dxa"/>
            <w:vAlign w:val="center"/>
          </w:tcPr>
          <w:p w14:paraId="24556D13" w14:textId="50F6D402" w:rsidR="001968D3" w:rsidRPr="006E199A" w:rsidDel="001074DC" w:rsidRDefault="001968D3" w:rsidP="00C86007">
            <w:pPr>
              <w:spacing w:after="120"/>
              <w:jc w:val="center"/>
              <w:rPr>
                <w:rFonts w:asciiTheme="majorHAnsi" w:hAnsiTheme="majorHAnsi" w:cstheme="majorHAnsi"/>
              </w:rPr>
            </w:pPr>
            <w:r w:rsidRPr="006E199A">
              <w:rPr>
                <w:rFonts w:asciiTheme="majorHAnsi" w:hAnsiTheme="majorHAnsi" w:cstheme="majorHAnsi"/>
              </w:rPr>
              <w:t>12</w:t>
            </w:r>
          </w:p>
        </w:tc>
        <w:tc>
          <w:tcPr>
            <w:tcW w:w="3155" w:type="dxa"/>
            <w:vAlign w:val="center"/>
          </w:tcPr>
          <w:p w14:paraId="7C464572" w14:textId="3C6095E2" w:rsidR="001968D3" w:rsidRPr="006E199A" w:rsidRDefault="001968D3" w:rsidP="00C86007">
            <w:pPr>
              <w:spacing w:after="120"/>
              <w:rPr>
                <w:rFonts w:asciiTheme="majorHAnsi" w:hAnsiTheme="majorHAnsi" w:cstheme="majorHAnsi"/>
              </w:rPr>
            </w:pPr>
            <w:r w:rsidRPr="006E199A">
              <w:rPr>
                <w:rFonts w:asciiTheme="majorHAnsi" w:hAnsiTheme="majorHAnsi" w:cstheme="majorHAnsi"/>
              </w:rPr>
              <w:t>TFL::MergePointCloudN</w:t>
            </w:r>
          </w:p>
        </w:tc>
        <w:tc>
          <w:tcPr>
            <w:tcW w:w="1134" w:type="dxa"/>
            <w:vAlign w:val="center"/>
          </w:tcPr>
          <w:p w14:paraId="2EE3148F" w14:textId="77777777" w:rsidR="001968D3" w:rsidRPr="006E199A" w:rsidRDefault="001968D3" w:rsidP="00C86007">
            <w:pPr>
              <w:spacing w:after="120"/>
              <w:rPr>
                <w:rFonts w:asciiTheme="majorHAnsi" w:hAnsiTheme="majorHAnsi" w:cstheme="majorHAnsi"/>
              </w:rPr>
            </w:pPr>
            <w:r w:rsidRPr="006E199A">
              <w:rPr>
                <w:rFonts w:asciiTheme="majorHAnsi" w:eastAsia="MS PGothic" w:hAnsiTheme="majorHAnsi" w:cstheme="majorHAnsi"/>
              </w:rPr>
              <w:t>Function</w:t>
            </w:r>
          </w:p>
        </w:tc>
        <w:tc>
          <w:tcPr>
            <w:tcW w:w="4013" w:type="dxa"/>
            <w:vAlign w:val="center"/>
          </w:tcPr>
          <w:p w14:paraId="58988C63" w14:textId="65C40ACE" w:rsidR="001968D3" w:rsidRPr="006E199A" w:rsidRDefault="001968D3" w:rsidP="00C86007">
            <w:pPr>
              <w:spacing w:after="120"/>
              <w:jc w:val="both"/>
              <w:rPr>
                <w:rFonts w:asciiTheme="majorHAnsi" w:hAnsiTheme="majorHAnsi" w:cstheme="majorHAnsi"/>
              </w:rPr>
            </w:pPr>
            <w:r w:rsidRPr="006E199A">
              <w:rPr>
                <w:rFonts w:asciiTheme="majorHAnsi" w:hAnsiTheme="majorHAnsi" w:cstheme="majorHAnsi"/>
              </w:rPr>
              <w:t>Merge set of point clouds using ICP algorithm</w:t>
            </w:r>
          </w:p>
        </w:tc>
      </w:tr>
    </w:tbl>
    <w:p w14:paraId="2AB3E9E6" w14:textId="5B66317C" w:rsidR="00ED3BB0" w:rsidRPr="006E199A" w:rsidRDefault="0013643E" w:rsidP="00B05ABC">
      <w:pPr>
        <w:pStyle w:val="Caption"/>
        <w:jc w:val="center"/>
        <w:rPr>
          <w:rFonts w:asciiTheme="majorHAnsi" w:hAnsiTheme="majorHAnsi" w:cstheme="majorHAnsi"/>
        </w:rPr>
      </w:pPr>
      <w:bookmarkStart w:id="802" w:name="_Toc49497323"/>
      <w:r w:rsidRPr="006E199A">
        <w:rPr>
          <w:rFonts w:asciiTheme="majorHAnsi" w:hAnsiTheme="majorHAnsi" w:cstheme="majorHAnsi"/>
          <w:b w:val="0"/>
        </w:rPr>
        <w:t xml:space="preserve">Table </w:t>
      </w:r>
      <w:r w:rsidRPr="00425FA8">
        <w:rPr>
          <w:rFonts w:asciiTheme="majorHAnsi" w:hAnsiTheme="majorHAnsi" w:cstheme="majorHAnsi"/>
          <w:b w:val="0"/>
        </w:rPr>
        <w:fldChar w:fldCharType="begin"/>
      </w:r>
      <w:r w:rsidRPr="006E199A">
        <w:rPr>
          <w:rFonts w:asciiTheme="majorHAnsi" w:hAnsiTheme="majorHAnsi" w:cstheme="majorHAnsi"/>
          <w:b w:val="0"/>
        </w:rPr>
        <w:instrText xml:space="preserve"> SEQ Table \* ARABIC </w:instrText>
      </w:r>
      <w:r w:rsidRPr="00425FA8">
        <w:rPr>
          <w:rFonts w:asciiTheme="majorHAnsi" w:hAnsiTheme="majorHAnsi" w:cstheme="majorHAnsi"/>
          <w:b w:val="0"/>
        </w:rPr>
        <w:fldChar w:fldCharType="separate"/>
      </w:r>
      <w:r w:rsidR="00971CA5" w:rsidRPr="006E199A">
        <w:rPr>
          <w:rFonts w:asciiTheme="majorHAnsi" w:hAnsiTheme="majorHAnsi" w:cstheme="majorHAnsi"/>
          <w:b w:val="0"/>
          <w:noProof/>
        </w:rPr>
        <w:t>5</w:t>
      </w:r>
      <w:r w:rsidRPr="00425FA8">
        <w:rPr>
          <w:rFonts w:asciiTheme="majorHAnsi" w:hAnsiTheme="majorHAnsi" w:cstheme="majorHAnsi"/>
          <w:b w:val="0"/>
        </w:rPr>
        <w:fldChar w:fldCharType="end"/>
      </w:r>
      <w:r w:rsidR="00ED3BB0" w:rsidRPr="006E199A">
        <w:rPr>
          <w:rFonts w:asciiTheme="majorHAnsi" w:hAnsiTheme="majorHAnsi" w:cstheme="majorHAnsi"/>
          <w:b w:val="0"/>
        </w:rPr>
        <w:t xml:space="preserve"> Supported type</w:t>
      </w:r>
      <w:bookmarkEnd w:id="802"/>
    </w:p>
    <w:p w14:paraId="456A0DDE" w14:textId="77777777" w:rsidR="00E73577" w:rsidRPr="006E199A" w:rsidRDefault="00E73577" w:rsidP="00E73577">
      <w:pPr>
        <w:rPr>
          <w:rFonts w:asciiTheme="majorHAnsi" w:hAnsiTheme="majorHAnsi" w:cstheme="majorHAnsi"/>
        </w:rPr>
      </w:pPr>
      <w:bookmarkStart w:id="803" w:name="_Toc45004196"/>
    </w:p>
    <w:p w14:paraId="10A2D64B" w14:textId="471583E4" w:rsidR="00E73577" w:rsidRPr="006E199A" w:rsidRDefault="00903EA1" w:rsidP="007F66A7">
      <w:pPr>
        <w:pStyle w:val="Heading2"/>
        <w:spacing w:before="0" w:after="120"/>
        <w:rPr>
          <w:rFonts w:cstheme="majorHAnsi"/>
          <w:b/>
          <w:color w:val="auto"/>
          <w:sz w:val="32"/>
          <w:szCs w:val="32"/>
        </w:rPr>
      </w:pPr>
      <w:bookmarkStart w:id="804" w:name="_Toc39770312"/>
      <w:bookmarkStart w:id="805" w:name="_Toc39781698"/>
      <w:bookmarkStart w:id="806" w:name="_Toc45004193"/>
      <w:bookmarkStart w:id="807" w:name="_Toc50556382"/>
      <w:r w:rsidRPr="006E199A">
        <w:rPr>
          <w:rFonts w:cstheme="majorHAnsi"/>
          <w:b/>
          <w:color w:val="auto"/>
          <w:sz w:val="32"/>
          <w:szCs w:val="32"/>
          <w:lang w:eastAsia="ja-JP"/>
        </w:rPr>
        <w:t>2.3. enum</w:t>
      </w:r>
      <w:bookmarkEnd w:id="804"/>
      <w:r w:rsidRPr="006E199A">
        <w:rPr>
          <w:rFonts w:cstheme="majorHAnsi"/>
          <w:b/>
          <w:color w:val="auto"/>
          <w:sz w:val="32"/>
          <w:szCs w:val="32"/>
          <w:lang w:eastAsia="ja-JP"/>
        </w:rPr>
        <w:t>:</w:t>
      </w:r>
      <w:r w:rsidR="00E73577" w:rsidRPr="006E199A">
        <w:rPr>
          <w:rFonts w:cstheme="majorHAnsi"/>
          <w:b/>
          <w:color w:val="auto"/>
          <w:sz w:val="32"/>
          <w:szCs w:val="32"/>
        </w:rPr>
        <w:t xml:space="preserve"> TFL::TFL_RESULT</w:t>
      </w:r>
      <w:bookmarkEnd w:id="805"/>
      <w:bookmarkEnd w:id="806"/>
      <w:bookmarkEnd w:id="807"/>
    </w:p>
    <w:p w14:paraId="5203AA27" w14:textId="56E706D3" w:rsidR="00E73577" w:rsidRPr="006E199A" w:rsidRDefault="009C7E2B" w:rsidP="009950C3">
      <w:pPr>
        <w:spacing w:after="120"/>
        <w:ind w:firstLineChars="50" w:firstLine="110"/>
        <w:jc w:val="both"/>
        <w:rPr>
          <w:rFonts w:asciiTheme="majorHAnsi" w:hAnsiTheme="majorHAnsi" w:cstheme="majorHAnsi"/>
        </w:rPr>
      </w:pPr>
      <w:r w:rsidRPr="006E199A">
        <w:rPr>
          <w:rFonts w:asciiTheme="majorHAnsi" w:hAnsiTheme="majorHAnsi" w:cstheme="majorHAnsi"/>
        </w:rPr>
        <w:t>It is indicating execution result of this library API, and member list of the enum are below.</w:t>
      </w:r>
    </w:p>
    <w:p w14:paraId="71A368C4" w14:textId="13791B7C" w:rsidR="00E73577" w:rsidRPr="006E199A" w:rsidRDefault="009C7E2B" w:rsidP="009950C3">
      <w:pPr>
        <w:pStyle w:val="ListParagraph"/>
        <w:numPr>
          <w:ilvl w:val="0"/>
          <w:numId w:val="17"/>
        </w:numPr>
        <w:spacing w:after="120" w:line="240" w:lineRule="auto"/>
        <w:ind w:leftChars="182" w:left="820"/>
        <w:jc w:val="both"/>
        <w:rPr>
          <w:rFonts w:asciiTheme="majorHAnsi" w:hAnsiTheme="majorHAnsi" w:cstheme="majorHAnsi"/>
        </w:rPr>
      </w:pPr>
      <w:r w:rsidRPr="006E199A">
        <w:rPr>
          <w:rFonts w:asciiTheme="majorHAnsi" w:hAnsiTheme="majorHAnsi" w:cstheme="majorHAnsi"/>
        </w:rPr>
        <w:t>Definition file</w:t>
      </w:r>
      <w:r w:rsidR="00E73577" w:rsidRPr="006E199A">
        <w:rPr>
          <w:rFonts w:asciiTheme="majorHAnsi" w:hAnsiTheme="majorHAnsi" w:cstheme="majorHAnsi"/>
        </w:rPr>
        <w:t>: tflib.h</w:t>
      </w:r>
    </w:p>
    <w:p w14:paraId="24F715CD" w14:textId="31716B05" w:rsidR="00E73577" w:rsidRPr="006E199A" w:rsidRDefault="009C7E2B" w:rsidP="009950C3">
      <w:pPr>
        <w:pStyle w:val="ListParagraph"/>
        <w:numPr>
          <w:ilvl w:val="0"/>
          <w:numId w:val="17"/>
        </w:numPr>
        <w:spacing w:after="120" w:line="240" w:lineRule="auto"/>
        <w:ind w:leftChars="182" w:left="820"/>
        <w:jc w:val="both"/>
        <w:rPr>
          <w:rFonts w:asciiTheme="majorHAnsi" w:hAnsiTheme="majorHAnsi" w:cstheme="majorHAnsi"/>
        </w:rPr>
      </w:pPr>
      <w:r w:rsidRPr="006E199A">
        <w:rPr>
          <w:rFonts w:asciiTheme="majorHAnsi" w:hAnsiTheme="majorHAnsi" w:cstheme="majorHAnsi"/>
        </w:rPr>
        <w:t>Existing n</w:t>
      </w:r>
      <w:r w:rsidR="00E73577" w:rsidRPr="006E199A">
        <w:rPr>
          <w:rFonts w:asciiTheme="majorHAnsi" w:hAnsiTheme="majorHAnsi" w:cstheme="majorHAnsi"/>
        </w:rPr>
        <w:t>ame space: TFL</w:t>
      </w:r>
    </w:p>
    <w:tbl>
      <w:tblPr>
        <w:tblStyle w:val="TableGrid"/>
        <w:tblW w:w="8828" w:type="dxa"/>
        <w:jc w:val="center"/>
        <w:tblLook w:val="04A0" w:firstRow="1" w:lastRow="0" w:firstColumn="1" w:lastColumn="0" w:noHBand="0" w:noVBand="1"/>
      </w:tblPr>
      <w:tblGrid>
        <w:gridCol w:w="528"/>
        <w:gridCol w:w="3150"/>
        <w:gridCol w:w="1133"/>
        <w:gridCol w:w="4017"/>
      </w:tblGrid>
      <w:tr w:rsidR="00E73577" w:rsidRPr="006E199A" w14:paraId="7974A0FA" w14:textId="77777777" w:rsidTr="00BB757D">
        <w:trPr>
          <w:trHeight w:val="539"/>
          <w:jc w:val="center"/>
        </w:trPr>
        <w:tc>
          <w:tcPr>
            <w:tcW w:w="8828" w:type="dxa"/>
            <w:gridSpan w:val="4"/>
            <w:shd w:val="clear" w:color="auto" w:fill="D9D9D9" w:themeFill="background1" w:themeFillShade="D9"/>
            <w:vAlign w:val="center"/>
          </w:tcPr>
          <w:p w14:paraId="07EF113A" w14:textId="77777777" w:rsidR="00E73577" w:rsidRPr="006E199A" w:rsidRDefault="00E73577" w:rsidP="008F22E5">
            <w:pPr>
              <w:jc w:val="center"/>
              <w:rPr>
                <w:rFonts w:asciiTheme="majorHAnsi" w:eastAsia="MS PGothic" w:hAnsiTheme="majorHAnsi" w:cstheme="majorHAnsi"/>
                <w:b/>
              </w:rPr>
            </w:pPr>
            <w:r w:rsidRPr="006E199A">
              <w:rPr>
                <w:rFonts w:asciiTheme="majorHAnsi" w:eastAsia="MS PGothic" w:hAnsiTheme="majorHAnsi" w:cstheme="majorHAnsi"/>
                <w:b/>
              </w:rPr>
              <w:t>TFL::TFL_RESULT</w:t>
            </w:r>
          </w:p>
        </w:tc>
      </w:tr>
      <w:tr w:rsidR="003538C7" w:rsidRPr="006E199A" w14:paraId="249B5A6B" w14:textId="77777777" w:rsidTr="00BB757D">
        <w:trPr>
          <w:trHeight w:val="539"/>
          <w:jc w:val="center"/>
        </w:trPr>
        <w:tc>
          <w:tcPr>
            <w:tcW w:w="528" w:type="dxa"/>
            <w:shd w:val="clear" w:color="auto" w:fill="D9D9D9" w:themeFill="background1" w:themeFillShade="D9"/>
            <w:vAlign w:val="center"/>
          </w:tcPr>
          <w:p w14:paraId="0A509EE5" w14:textId="77777777" w:rsidR="00E73577" w:rsidRPr="006E199A" w:rsidRDefault="00E73577" w:rsidP="00611FFB">
            <w:pPr>
              <w:jc w:val="center"/>
              <w:rPr>
                <w:rFonts w:asciiTheme="majorHAnsi" w:eastAsia="MS PGothic" w:hAnsiTheme="majorHAnsi" w:cstheme="majorHAnsi"/>
                <w:b/>
              </w:rPr>
            </w:pPr>
            <w:r w:rsidRPr="006E199A">
              <w:rPr>
                <w:rFonts w:asciiTheme="majorHAnsi" w:eastAsia="MS PGothic" w:hAnsiTheme="majorHAnsi" w:cstheme="majorHAnsi"/>
                <w:b/>
              </w:rPr>
              <w:t>No</w:t>
            </w:r>
          </w:p>
        </w:tc>
        <w:tc>
          <w:tcPr>
            <w:tcW w:w="3150" w:type="dxa"/>
            <w:shd w:val="clear" w:color="auto" w:fill="D9D9D9" w:themeFill="background1" w:themeFillShade="D9"/>
            <w:vAlign w:val="center"/>
          </w:tcPr>
          <w:p w14:paraId="51EC6546" w14:textId="4187CDAA" w:rsidR="00E73577" w:rsidRPr="006E199A" w:rsidRDefault="003538C7" w:rsidP="008F22E5">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Valiable name</w:t>
            </w:r>
          </w:p>
        </w:tc>
        <w:tc>
          <w:tcPr>
            <w:tcW w:w="1133" w:type="dxa"/>
            <w:shd w:val="clear" w:color="auto" w:fill="D9D9D9" w:themeFill="background1" w:themeFillShade="D9"/>
            <w:vAlign w:val="center"/>
          </w:tcPr>
          <w:p w14:paraId="74F5FD1A" w14:textId="415939AE" w:rsidR="00E73577" w:rsidRPr="006E199A" w:rsidRDefault="003538C7" w:rsidP="009950C3">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value</w:t>
            </w:r>
          </w:p>
        </w:tc>
        <w:tc>
          <w:tcPr>
            <w:tcW w:w="4017" w:type="dxa"/>
            <w:shd w:val="clear" w:color="auto" w:fill="D9D9D9" w:themeFill="background1" w:themeFillShade="D9"/>
            <w:vAlign w:val="center"/>
          </w:tcPr>
          <w:p w14:paraId="1BFBC403" w14:textId="48F37107" w:rsidR="00E73577" w:rsidRPr="006E199A" w:rsidRDefault="003538C7" w:rsidP="008F22E5">
            <w:pPr>
              <w:jc w:val="center"/>
              <w:rPr>
                <w:rFonts w:asciiTheme="majorHAnsi" w:eastAsia="MS PGothic" w:hAnsiTheme="majorHAnsi" w:cstheme="majorHAnsi"/>
                <w:b/>
                <w:lang w:eastAsia="ja-JP"/>
              </w:rPr>
            </w:pPr>
            <w:r w:rsidRPr="006E199A">
              <w:rPr>
                <w:rFonts w:asciiTheme="majorHAnsi" w:eastAsia="MS PGothic" w:hAnsiTheme="majorHAnsi" w:cstheme="majorHAnsi"/>
                <w:b/>
                <w:lang w:eastAsia="ja-JP"/>
              </w:rPr>
              <w:t>Summary</w:t>
            </w:r>
          </w:p>
        </w:tc>
      </w:tr>
      <w:tr w:rsidR="007F66A7" w:rsidRPr="006E199A" w14:paraId="7CFF9B71" w14:textId="77777777" w:rsidTr="00ED1770">
        <w:trPr>
          <w:trHeight w:val="700"/>
          <w:jc w:val="center"/>
        </w:trPr>
        <w:tc>
          <w:tcPr>
            <w:tcW w:w="528" w:type="dxa"/>
            <w:vAlign w:val="center"/>
          </w:tcPr>
          <w:p w14:paraId="76E87E9A"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3150" w:type="dxa"/>
            <w:vAlign w:val="center"/>
          </w:tcPr>
          <w:p w14:paraId="504DE1F1"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TFL_OK</w:t>
            </w:r>
          </w:p>
        </w:tc>
        <w:tc>
          <w:tcPr>
            <w:tcW w:w="1133" w:type="dxa"/>
            <w:vAlign w:val="center"/>
          </w:tcPr>
          <w:p w14:paraId="56E1A81A" w14:textId="77777777" w:rsidR="00E73577" w:rsidRPr="006E199A" w:rsidRDefault="00E7357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0</w:t>
            </w:r>
          </w:p>
        </w:tc>
        <w:tc>
          <w:tcPr>
            <w:tcW w:w="4017" w:type="dxa"/>
            <w:vAlign w:val="center"/>
          </w:tcPr>
          <w:p w14:paraId="29FAC736" w14:textId="17765ACA" w:rsidR="00E73577" w:rsidRPr="006E199A" w:rsidRDefault="003538C7" w:rsidP="0080243B">
            <w:pPr>
              <w:spacing w:after="120" w:line="259" w:lineRule="auto"/>
              <w:jc w:val="both"/>
              <w:rPr>
                <w:rFonts w:asciiTheme="majorHAnsi" w:hAnsiTheme="majorHAnsi" w:cstheme="majorHAnsi"/>
                <w:lang w:eastAsia="ja-JP"/>
              </w:rPr>
            </w:pPr>
            <w:r w:rsidRPr="006E199A">
              <w:rPr>
                <w:rFonts w:asciiTheme="majorHAnsi" w:hAnsiTheme="majorHAnsi" w:cstheme="majorHAnsi"/>
              </w:rPr>
              <w:t>Success</w:t>
            </w:r>
            <w:r w:rsidR="007F66A7" w:rsidRPr="006E199A">
              <w:rPr>
                <w:rFonts w:asciiTheme="majorHAnsi" w:hAnsiTheme="majorHAnsi" w:cstheme="majorHAnsi"/>
              </w:rPr>
              <w:t xml:space="preserve"> </w:t>
            </w:r>
            <w:r w:rsidR="007F66A7" w:rsidRPr="006E199A">
              <w:rPr>
                <w:rFonts w:asciiTheme="majorHAnsi" w:hAnsiTheme="majorHAnsi" w:cstheme="majorHAnsi"/>
                <w:lang w:eastAsia="ja-JP"/>
              </w:rPr>
              <w:t>(</w:t>
            </w:r>
            <w:r w:rsidRPr="006E199A">
              <w:rPr>
                <w:rFonts w:asciiTheme="majorHAnsi" w:hAnsiTheme="majorHAnsi" w:cstheme="majorHAnsi"/>
              </w:rPr>
              <w:t>none of error</w:t>
            </w:r>
            <w:r w:rsidR="007F66A7" w:rsidRPr="006E199A">
              <w:rPr>
                <w:rFonts w:asciiTheme="majorHAnsi" w:hAnsiTheme="majorHAnsi" w:cstheme="majorHAnsi"/>
                <w:lang w:eastAsia="ja-JP"/>
              </w:rPr>
              <w:t>)</w:t>
            </w:r>
          </w:p>
        </w:tc>
      </w:tr>
      <w:tr w:rsidR="007F66A7" w:rsidRPr="006E199A" w14:paraId="17C86AC0" w14:textId="77777777" w:rsidTr="00ED1770">
        <w:trPr>
          <w:trHeight w:val="700"/>
          <w:jc w:val="center"/>
        </w:trPr>
        <w:tc>
          <w:tcPr>
            <w:tcW w:w="528" w:type="dxa"/>
            <w:vAlign w:val="center"/>
          </w:tcPr>
          <w:p w14:paraId="1F0C804D"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3150" w:type="dxa"/>
            <w:vAlign w:val="center"/>
          </w:tcPr>
          <w:p w14:paraId="3DA2D7D3"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TFL_ERROR</w:t>
            </w:r>
          </w:p>
        </w:tc>
        <w:tc>
          <w:tcPr>
            <w:tcW w:w="1133" w:type="dxa"/>
            <w:vAlign w:val="center"/>
          </w:tcPr>
          <w:p w14:paraId="2B3E88EE" w14:textId="5458A085" w:rsidR="00E73577" w:rsidRPr="006E199A" w:rsidRDefault="00667597" w:rsidP="009950C3">
            <w:pPr>
              <w:spacing w:after="120" w:line="259" w:lineRule="auto"/>
              <w:ind w:left="8"/>
              <w:jc w:val="center"/>
              <w:rPr>
                <w:rFonts w:asciiTheme="majorHAnsi" w:hAnsiTheme="majorHAnsi" w:cstheme="majorHAnsi"/>
              </w:rPr>
            </w:pPr>
            <w:r w:rsidRPr="006E199A">
              <w:rPr>
                <w:rFonts w:asciiTheme="majorHAnsi" w:hAnsiTheme="majorHAnsi" w:cstheme="majorHAnsi"/>
              </w:rPr>
              <w:t>1</w:t>
            </w:r>
          </w:p>
        </w:tc>
        <w:tc>
          <w:tcPr>
            <w:tcW w:w="4017" w:type="dxa"/>
            <w:vAlign w:val="center"/>
          </w:tcPr>
          <w:p w14:paraId="1917CCAF" w14:textId="0FA985BE"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Error of OS level</w:t>
            </w:r>
            <w:r w:rsidR="007F66A7" w:rsidRPr="006E199A">
              <w:rPr>
                <w:rFonts w:asciiTheme="majorHAnsi" w:hAnsiTheme="majorHAnsi" w:cstheme="majorHAnsi"/>
              </w:rPr>
              <w:t xml:space="preserve"> </w:t>
            </w:r>
            <w:r w:rsidRPr="006E199A">
              <w:rPr>
                <w:rFonts w:asciiTheme="majorHAnsi" w:hAnsiTheme="majorHAnsi" w:cstheme="majorHAnsi"/>
              </w:rPr>
              <w:t xml:space="preserve"> (call GetLastError() to get OS error code)</w:t>
            </w:r>
          </w:p>
        </w:tc>
        <w:bookmarkStart w:id="808" w:name="_GoBack"/>
        <w:bookmarkEnd w:id="808"/>
      </w:tr>
      <w:tr w:rsidR="007F66A7" w:rsidRPr="006E199A" w14:paraId="6F64D4AC" w14:textId="77777777" w:rsidTr="00ED1770">
        <w:trPr>
          <w:trHeight w:val="700"/>
          <w:jc w:val="center"/>
        </w:trPr>
        <w:tc>
          <w:tcPr>
            <w:tcW w:w="528" w:type="dxa"/>
            <w:vAlign w:val="center"/>
          </w:tcPr>
          <w:p w14:paraId="39726079" w14:textId="6062CFB9"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3</w:t>
            </w:r>
          </w:p>
        </w:tc>
        <w:tc>
          <w:tcPr>
            <w:tcW w:w="3150" w:type="dxa"/>
            <w:vAlign w:val="center"/>
          </w:tcPr>
          <w:p w14:paraId="73EBCB89"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TFL_EXPIRED</w:t>
            </w:r>
          </w:p>
        </w:tc>
        <w:tc>
          <w:tcPr>
            <w:tcW w:w="1133" w:type="dxa"/>
            <w:vAlign w:val="center"/>
          </w:tcPr>
          <w:p w14:paraId="37EC2ED9" w14:textId="48AEB6FE"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w:t>
            </w:r>
          </w:p>
        </w:tc>
        <w:tc>
          <w:tcPr>
            <w:tcW w:w="4017" w:type="dxa"/>
            <w:vAlign w:val="center"/>
          </w:tcPr>
          <w:p w14:paraId="7ACDF9D8" w14:textId="409878D0"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Exceeded expiry of date</w:t>
            </w:r>
          </w:p>
        </w:tc>
      </w:tr>
      <w:tr w:rsidR="007F66A7" w:rsidRPr="006E199A" w14:paraId="129D2AB6" w14:textId="77777777" w:rsidTr="00ED1770">
        <w:trPr>
          <w:trHeight w:val="700"/>
          <w:jc w:val="center"/>
        </w:trPr>
        <w:tc>
          <w:tcPr>
            <w:tcW w:w="528" w:type="dxa"/>
            <w:vAlign w:val="center"/>
          </w:tcPr>
          <w:p w14:paraId="78C1AF0F"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4</w:t>
            </w:r>
          </w:p>
        </w:tc>
        <w:tc>
          <w:tcPr>
            <w:tcW w:w="3150" w:type="dxa"/>
            <w:vAlign w:val="center"/>
          </w:tcPr>
          <w:p w14:paraId="3965DA5F"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TFL_CHANGED</w:t>
            </w:r>
          </w:p>
        </w:tc>
        <w:tc>
          <w:tcPr>
            <w:tcW w:w="1133" w:type="dxa"/>
            <w:vAlign w:val="center"/>
          </w:tcPr>
          <w:p w14:paraId="1377352C" w14:textId="53ED4A48"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3</w:t>
            </w:r>
          </w:p>
        </w:tc>
        <w:tc>
          <w:tcPr>
            <w:tcW w:w="4017" w:type="dxa"/>
            <w:vAlign w:val="center"/>
          </w:tcPr>
          <w:p w14:paraId="5F3F9779" w14:textId="487B4FD7"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Found invalid registry of expiry date.</w:t>
            </w:r>
          </w:p>
        </w:tc>
      </w:tr>
      <w:tr w:rsidR="007F66A7" w:rsidRPr="006E199A" w14:paraId="3BE6FCE4" w14:textId="77777777" w:rsidTr="00ED1770">
        <w:trPr>
          <w:trHeight w:val="700"/>
          <w:jc w:val="center"/>
        </w:trPr>
        <w:tc>
          <w:tcPr>
            <w:tcW w:w="528" w:type="dxa"/>
            <w:vAlign w:val="center"/>
          </w:tcPr>
          <w:p w14:paraId="75E5C172"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5</w:t>
            </w:r>
          </w:p>
        </w:tc>
        <w:tc>
          <w:tcPr>
            <w:tcW w:w="3150" w:type="dxa"/>
            <w:vAlign w:val="center"/>
          </w:tcPr>
          <w:p w14:paraId="0A3B37B7"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TFL_ZERODAY</w:t>
            </w:r>
          </w:p>
        </w:tc>
        <w:tc>
          <w:tcPr>
            <w:tcW w:w="1133" w:type="dxa"/>
            <w:vAlign w:val="center"/>
          </w:tcPr>
          <w:p w14:paraId="1CD5205B" w14:textId="0587D102" w:rsidR="00E73577" w:rsidRPr="006E199A" w:rsidRDefault="0066759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4</w:t>
            </w:r>
          </w:p>
        </w:tc>
        <w:tc>
          <w:tcPr>
            <w:tcW w:w="4017" w:type="dxa"/>
            <w:vAlign w:val="center"/>
          </w:tcPr>
          <w:p w14:paraId="37A6605E" w14:textId="7B68AB98" w:rsidR="00E73577" w:rsidRPr="006E199A" w:rsidRDefault="003538C7" w:rsidP="0080243B">
            <w:pPr>
              <w:spacing w:after="120" w:line="259" w:lineRule="auto"/>
              <w:jc w:val="both"/>
              <w:rPr>
                <w:rFonts w:asciiTheme="majorHAnsi" w:hAnsiTheme="majorHAnsi" w:cstheme="majorHAnsi"/>
                <w:lang w:eastAsia="ja-JP"/>
              </w:rPr>
            </w:pPr>
            <w:r w:rsidRPr="006E199A">
              <w:rPr>
                <w:rFonts w:asciiTheme="majorHAnsi" w:hAnsiTheme="majorHAnsi" w:cstheme="majorHAnsi"/>
              </w:rPr>
              <w:t xml:space="preserve">Parameter for </w:t>
            </w:r>
            <w:r w:rsidR="00E73577" w:rsidRPr="006E199A">
              <w:rPr>
                <w:rFonts w:asciiTheme="majorHAnsi" w:hAnsiTheme="majorHAnsi" w:cstheme="majorHAnsi"/>
              </w:rPr>
              <w:t>CheckExpiryDate</w:t>
            </w:r>
            <w:r w:rsidRPr="006E199A">
              <w:rPr>
                <w:rFonts w:asciiTheme="majorHAnsi" w:hAnsiTheme="majorHAnsi" w:cstheme="majorHAnsi"/>
              </w:rPr>
              <w:t xml:space="preserve">() is zero. </w:t>
            </w:r>
            <w:r w:rsidR="007F66A7" w:rsidRPr="006E199A">
              <w:rPr>
                <w:rFonts w:asciiTheme="majorHAnsi" w:hAnsiTheme="majorHAnsi" w:cstheme="majorHAnsi"/>
                <w:lang w:eastAsia="ja-JP"/>
              </w:rPr>
              <w:t>(</w:t>
            </w:r>
            <w:r w:rsidRPr="006E199A">
              <w:rPr>
                <w:rFonts w:asciiTheme="majorHAnsi" w:hAnsiTheme="majorHAnsi" w:cstheme="majorHAnsi"/>
              </w:rPr>
              <w:t>Commonly impossible errors</w:t>
            </w:r>
            <w:r w:rsidR="007F66A7" w:rsidRPr="006E199A">
              <w:rPr>
                <w:rFonts w:asciiTheme="majorHAnsi" w:hAnsiTheme="majorHAnsi" w:cstheme="majorHAnsi"/>
                <w:lang w:eastAsia="ja-JP"/>
              </w:rPr>
              <w:t>)</w:t>
            </w:r>
          </w:p>
        </w:tc>
      </w:tr>
      <w:tr w:rsidR="007F66A7" w:rsidRPr="006E199A" w14:paraId="385A3F91" w14:textId="77777777" w:rsidTr="00BB757D">
        <w:trPr>
          <w:trHeight w:val="539"/>
          <w:jc w:val="center"/>
        </w:trPr>
        <w:tc>
          <w:tcPr>
            <w:tcW w:w="528" w:type="dxa"/>
            <w:vAlign w:val="center"/>
          </w:tcPr>
          <w:p w14:paraId="1684764A"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lastRenderedPageBreak/>
              <w:t>6</w:t>
            </w:r>
          </w:p>
        </w:tc>
        <w:tc>
          <w:tcPr>
            <w:tcW w:w="3150" w:type="dxa"/>
            <w:vAlign w:val="center"/>
          </w:tcPr>
          <w:p w14:paraId="72BAA715" w14:textId="77777777" w:rsidR="00E73577" w:rsidRPr="006E199A" w:rsidRDefault="00E73577" w:rsidP="009950C3">
            <w:pPr>
              <w:spacing w:after="120" w:line="259" w:lineRule="auto"/>
              <w:rPr>
                <w:rFonts w:asciiTheme="majorHAnsi" w:hAnsiTheme="majorHAnsi" w:cstheme="majorHAnsi"/>
              </w:rPr>
            </w:pPr>
            <w:r w:rsidRPr="006E199A">
              <w:rPr>
                <w:rFonts w:asciiTheme="majorHAnsi" w:hAnsiTheme="majorHAnsi" w:cstheme="majorHAnsi"/>
              </w:rPr>
              <w:t>TFL_PARAM1</w:t>
            </w:r>
          </w:p>
        </w:tc>
        <w:tc>
          <w:tcPr>
            <w:tcW w:w="1133" w:type="dxa"/>
            <w:vAlign w:val="center"/>
          </w:tcPr>
          <w:p w14:paraId="7DA8C54A" w14:textId="77777777" w:rsidR="00E73577" w:rsidRPr="006E199A" w:rsidRDefault="00E7357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11</w:t>
            </w:r>
          </w:p>
        </w:tc>
        <w:tc>
          <w:tcPr>
            <w:tcW w:w="4017" w:type="dxa"/>
            <w:vAlign w:val="center"/>
          </w:tcPr>
          <w:p w14:paraId="6D277EA2" w14:textId="1FDEE35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1st parameter specification</w:t>
            </w:r>
          </w:p>
          <w:p w14:paraId="431FF1E5" w14:textId="1F31F3BB" w:rsidR="00E7357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(For details, refer to the corresponding API specifications)</w:t>
            </w:r>
          </w:p>
        </w:tc>
      </w:tr>
      <w:tr w:rsidR="007F66A7" w:rsidRPr="006E199A" w14:paraId="502712F3" w14:textId="77777777" w:rsidTr="00BB757D">
        <w:trPr>
          <w:trHeight w:val="539"/>
          <w:jc w:val="center"/>
        </w:trPr>
        <w:tc>
          <w:tcPr>
            <w:tcW w:w="528" w:type="dxa"/>
            <w:vAlign w:val="center"/>
          </w:tcPr>
          <w:p w14:paraId="151DAADD"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7</w:t>
            </w:r>
          </w:p>
        </w:tc>
        <w:tc>
          <w:tcPr>
            <w:tcW w:w="3150" w:type="dxa"/>
            <w:vAlign w:val="center"/>
          </w:tcPr>
          <w:p w14:paraId="2E309E2D"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TFL_PARAM2</w:t>
            </w:r>
          </w:p>
        </w:tc>
        <w:tc>
          <w:tcPr>
            <w:tcW w:w="1133" w:type="dxa"/>
            <w:vAlign w:val="center"/>
          </w:tcPr>
          <w:p w14:paraId="1A30FF8A"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12</w:t>
            </w:r>
          </w:p>
        </w:tc>
        <w:tc>
          <w:tcPr>
            <w:tcW w:w="4017" w:type="dxa"/>
            <w:vAlign w:val="center"/>
          </w:tcPr>
          <w:p w14:paraId="58E0A9FE" w14:textId="5ED07A3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2nd parameter specification</w:t>
            </w:r>
          </w:p>
          <w:p w14:paraId="68B90297" w14:textId="00401C9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229DACA1" w14:textId="77777777" w:rsidTr="00BB757D">
        <w:trPr>
          <w:trHeight w:val="539"/>
          <w:jc w:val="center"/>
        </w:trPr>
        <w:tc>
          <w:tcPr>
            <w:tcW w:w="528" w:type="dxa"/>
            <w:vAlign w:val="center"/>
          </w:tcPr>
          <w:p w14:paraId="0DE84888"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8</w:t>
            </w:r>
          </w:p>
        </w:tc>
        <w:tc>
          <w:tcPr>
            <w:tcW w:w="3150" w:type="dxa"/>
            <w:vAlign w:val="center"/>
          </w:tcPr>
          <w:p w14:paraId="23333BC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TFL_PARAM3</w:t>
            </w:r>
          </w:p>
        </w:tc>
        <w:tc>
          <w:tcPr>
            <w:tcW w:w="1133" w:type="dxa"/>
            <w:vAlign w:val="center"/>
          </w:tcPr>
          <w:p w14:paraId="7F885DB6"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13</w:t>
            </w:r>
          </w:p>
        </w:tc>
        <w:tc>
          <w:tcPr>
            <w:tcW w:w="4017" w:type="dxa"/>
            <w:vAlign w:val="center"/>
          </w:tcPr>
          <w:p w14:paraId="14EA4650" w14:textId="48DAF04B"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3rd parameter specification</w:t>
            </w:r>
          </w:p>
          <w:p w14:paraId="228B4920" w14:textId="7A982461"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81BAC1F" w14:textId="77777777" w:rsidTr="00BB757D">
        <w:trPr>
          <w:trHeight w:val="539"/>
          <w:jc w:val="center"/>
        </w:trPr>
        <w:tc>
          <w:tcPr>
            <w:tcW w:w="528" w:type="dxa"/>
            <w:vAlign w:val="center"/>
          </w:tcPr>
          <w:p w14:paraId="76AC326A"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9</w:t>
            </w:r>
          </w:p>
        </w:tc>
        <w:tc>
          <w:tcPr>
            <w:tcW w:w="3150" w:type="dxa"/>
            <w:vAlign w:val="center"/>
          </w:tcPr>
          <w:p w14:paraId="4716F868"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TFL_PARAM4</w:t>
            </w:r>
          </w:p>
        </w:tc>
        <w:tc>
          <w:tcPr>
            <w:tcW w:w="1133" w:type="dxa"/>
            <w:vAlign w:val="center"/>
          </w:tcPr>
          <w:p w14:paraId="574476D6"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14</w:t>
            </w:r>
          </w:p>
        </w:tc>
        <w:tc>
          <w:tcPr>
            <w:tcW w:w="4017" w:type="dxa"/>
            <w:vAlign w:val="center"/>
          </w:tcPr>
          <w:p w14:paraId="1E3C54F4" w14:textId="1877922D"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4th parameter specification</w:t>
            </w:r>
          </w:p>
          <w:p w14:paraId="3FC7C435" w14:textId="0B93CFEA"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7AEDAA0" w14:textId="77777777" w:rsidTr="00BB757D">
        <w:trPr>
          <w:trHeight w:val="539"/>
          <w:jc w:val="center"/>
        </w:trPr>
        <w:tc>
          <w:tcPr>
            <w:tcW w:w="528" w:type="dxa"/>
            <w:vAlign w:val="center"/>
          </w:tcPr>
          <w:p w14:paraId="507E6DB9"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10</w:t>
            </w:r>
          </w:p>
        </w:tc>
        <w:tc>
          <w:tcPr>
            <w:tcW w:w="3150" w:type="dxa"/>
            <w:vAlign w:val="center"/>
          </w:tcPr>
          <w:p w14:paraId="1D44260E"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TFL_PARAM5</w:t>
            </w:r>
          </w:p>
        </w:tc>
        <w:tc>
          <w:tcPr>
            <w:tcW w:w="1133" w:type="dxa"/>
            <w:vAlign w:val="center"/>
          </w:tcPr>
          <w:p w14:paraId="5A74A460"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15</w:t>
            </w:r>
          </w:p>
        </w:tc>
        <w:tc>
          <w:tcPr>
            <w:tcW w:w="4017" w:type="dxa"/>
            <w:vAlign w:val="center"/>
          </w:tcPr>
          <w:p w14:paraId="432F19DF" w14:textId="21752A04"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5th parameter specification</w:t>
            </w:r>
          </w:p>
          <w:p w14:paraId="00F6679E" w14:textId="01004A45"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27AA4993" w14:textId="77777777" w:rsidTr="00BB757D">
        <w:trPr>
          <w:trHeight w:val="539"/>
          <w:jc w:val="center"/>
        </w:trPr>
        <w:tc>
          <w:tcPr>
            <w:tcW w:w="528" w:type="dxa"/>
            <w:vAlign w:val="center"/>
          </w:tcPr>
          <w:p w14:paraId="6204A399"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11</w:t>
            </w:r>
          </w:p>
        </w:tc>
        <w:tc>
          <w:tcPr>
            <w:tcW w:w="3150" w:type="dxa"/>
            <w:vAlign w:val="center"/>
          </w:tcPr>
          <w:p w14:paraId="6705148F"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TFL_PARAM6</w:t>
            </w:r>
          </w:p>
        </w:tc>
        <w:tc>
          <w:tcPr>
            <w:tcW w:w="1133" w:type="dxa"/>
            <w:vAlign w:val="center"/>
          </w:tcPr>
          <w:p w14:paraId="48F2B0BA"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16</w:t>
            </w:r>
          </w:p>
        </w:tc>
        <w:tc>
          <w:tcPr>
            <w:tcW w:w="4017" w:type="dxa"/>
            <w:vAlign w:val="center"/>
          </w:tcPr>
          <w:p w14:paraId="32BF123B" w14:textId="068547A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6th parameter specification</w:t>
            </w:r>
          </w:p>
          <w:p w14:paraId="48C85C92" w14:textId="672B307B"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365A856D" w14:textId="77777777" w:rsidTr="00BB757D">
        <w:trPr>
          <w:trHeight w:val="539"/>
          <w:jc w:val="center"/>
        </w:trPr>
        <w:tc>
          <w:tcPr>
            <w:tcW w:w="528" w:type="dxa"/>
            <w:vAlign w:val="center"/>
          </w:tcPr>
          <w:p w14:paraId="56957587"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12</w:t>
            </w:r>
          </w:p>
        </w:tc>
        <w:tc>
          <w:tcPr>
            <w:tcW w:w="3150" w:type="dxa"/>
            <w:vAlign w:val="center"/>
          </w:tcPr>
          <w:p w14:paraId="3ECA8FE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TFL_PARAM7</w:t>
            </w:r>
          </w:p>
        </w:tc>
        <w:tc>
          <w:tcPr>
            <w:tcW w:w="1133" w:type="dxa"/>
            <w:vAlign w:val="center"/>
          </w:tcPr>
          <w:p w14:paraId="7BFEDB1E"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17</w:t>
            </w:r>
          </w:p>
        </w:tc>
        <w:tc>
          <w:tcPr>
            <w:tcW w:w="4017" w:type="dxa"/>
            <w:vAlign w:val="center"/>
          </w:tcPr>
          <w:p w14:paraId="4E963697" w14:textId="3D21EFC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7th parameter specification</w:t>
            </w:r>
          </w:p>
          <w:p w14:paraId="6EA7A8DE" w14:textId="73B91B7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75DC4175" w14:textId="77777777" w:rsidTr="00BB757D">
        <w:trPr>
          <w:trHeight w:val="539"/>
          <w:jc w:val="center"/>
        </w:trPr>
        <w:tc>
          <w:tcPr>
            <w:tcW w:w="528" w:type="dxa"/>
            <w:vAlign w:val="center"/>
          </w:tcPr>
          <w:p w14:paraId="54EB108D"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13</w:t>
            </w:r>
          </w:p>
        </w:tc>
        <w:tc>
          <w:tcPr>
            <w:tcW w:w="3150" w:type="dxa"/>
            <w:vAlign w:val="center"/>
          </w:tcPr>
          <w:p w14:paraId="58E6D8EC"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TFL_PARAM8</w:t>
            </w:r>
          </w:p>
        </w:tc>
        <w:tc>
          <w:tcPr>
            <w:tcW w:w="1133" w:type="dxa"/>
            <w:vAlign w:val="center"/>
          </w:tcPr>
          <w:p w14:paraId="2B1CBE90"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18</w:t>
            </w:r>
          </w:p>
        </w:tc>
        <w:tc>
          <w:tcPr>
            <w:tcW w:w="4017" w:type="dxa"/>
            <w:vAlign w:val="center"/>
          </w:tcPr>
          <w:p w14:paraId="73686311" w14:textId="66D50787"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8th parameter specification</w:t>
            </w:r>
          </w:p>
          <w:p w14:paraId="61A9A86C" w14:textId="06AD730C"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140B1B5D" w14:textId="77777777" w:rsidTr="00BB757D">
        <w:trPr>
          <w:trHeight w:val="539"/>
          <w:jc w:val="center"/>
        </w:trPr>
        <w:tc>
          <w:tcPr>
            <w:tcW w:w="528" w:type="dxa"/>
            <w:vAlign w:val="center"/>
          </w:tcPr>
          <w:p w14:paraId="0EEC0C83"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14</w:t>
            </w:r>
          </w:p>
        </w:tc>
        <w:tc>
          <w:tcPr>
            <w:tcW w:w="3150" w:type="dxa"/>
            <w:vAlign w:val="center"/>
          </w:tcPr>
          <w:p w14:paraId="10A8B963"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TFL_PARAM9</w:t>
            </w:r>
          </w:p>
        </w:tc>
        <w:tc>
          <w:tcPr>
            <w:tcW w:w="1133" w:type="dxa"/>
            <w:vAlign w:val="center"/>
          </w:tcPr>
          <w:p w14:paraId="33DCBC7E"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19</w:t>
            </w:r>
          </w:p>
        </w:tc>
        <w:tc>
          <w:tcPr>
            <w:tcW w:w="4017" w:type="dxa"/>
            <w:vAlign w:val="center"/>
          </w:tcPr>
          <w:p w14:paraId="178215F0" w14:textId="4471E783"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9th parameter specification</w:t>
            </w:r>
          </w:p>
          <w:p w14:paraId="1EE7BF71" w14:textId="749043B8"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598E7BBE" w14:textId="77777777" w:rsidTr="00BB757D">
        <w:trPr>
          <w:trHeight w:val="539"/>
          <w:jc w:val="center"/>
        </w:trPr>
        <w:tc>
          <w:tcPr>
            <w:tcW w:w="528" w:type="dxa"/>
            <w:vAlign w:val="center"/>
          </w:tcPr>
          <w:p w14:paraId="3A75605C" w14:textId="77777777" w:rsidR="003538C7" w:rsidRPr="006E199A" w:rsidRDefault="003538C7" w:rsidP="009950C3">
            <w:pPr>
              <w:spacing w:after="120" w:line="259" w:lineRule="auto"/>
              <w:jc w:val="center"/>
              <w:rPr>
                <w:rFonts w:asciiTheme="majorHAnsi" w:hAnsiTheme="majorHAnsi" w:cstheme="majorHAnsi"/>
              </w:rPr>
            </w:pPr>
            <w:r w:rsidRPr="006E199A">
              <w:rPr>
                <w:rFonts w:asciiTheme="majorHAnsi" w:hAnsiTheme="majorHAnsi" w:cstheme="majorHAnsi"/>
              </w:rPr>
              <w:t>15</w:t>
            </w:r>
          </w:p>
        </w:tc>
        <w:tc>
          <w:tcPr>
            <w:tcW w:w="3150" w:type="dxa"/>
            <w:vAlign w:val="center"/>
          </w:tcPr>
          <w:p w14:paraId="43FE740D" w14:textId="77777777" w:rsidR="003538C7" w:rsidRPr="006E199A" w:rsidRDefault="003538C7" w:rsidP="009950C3">
            <w:pPr>
              <w:spacing w:after="120" w:line="259" w:lineRule="auto"/>
              <w:rPr>
                <w:rFonts w:asciiTheme="majorHAnsi" w:hAnsiTheme="majorHAnsi" w:cstheme="majorHAnsi"/>
              </w:rPr>
            </w:pPr>
            <w:r w:rsidRPr="006E199A">
              <w:rPr>
                <w:rFonts w:asciiTheme="majorHAnsi" w:hAnsiTheme="majorHAnsi" w:cstheme="majorHAnsi"/>
              </w:rPr>
              <w:t>TFL_PARAM10</w:t>
            </w:r>
          </w:p>
        </w:tc>
        <w:tc>
          <w:tcPr>
            <w:tcW w:w="1133" w:type="dxa"/>
            <w:vAlign w:val="center"/>
          </w:tcPr>
          <w:p w14:paraId="13B6ED45" w14:textId="77777777" w:rsidR="003538C7" w:rsidRPr="006E199A" w:rsidRDefault="003538C7"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20</w:t>
            </w:r>
          </w:p>
        </w:tc>
        <w:tc>
          <w:tcPr>
            <w:tcW w:w="4017" w:type="dxa"/>
            <w:vAlign w:val="center"/>
          </w:tcPr>
          <w:p w14:paraId="723ADEE8" w14:textId="693B9162"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Invalid 10th parameter specification</w:t>
            </w:r>
          </w:p>
          <w:p w14:paraId="37678ABF" w14:textId="57865281" w:rsidR="003538C7" w:rsidRPr="006E199A" w:rsidRDefault="003538C7"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7F66A7" w:rsidRPr="006E199A" w14:paraId="359ED60B" w14:textId="77777777" w:rsidTr="00BB757D">
        <w:trPr>
          <w:trHeight w:val="539"/>
          <w:jc w:val="center"/>
        </w:trPr>
        <w:tc>
          <w:tcPr>
            <w:tcW w:w="528" w:type="dxa"/>
            <w:vAlign w:val="center"/>
          </w:tcPr>
          <w:p w14:paraId="4AADDAA5" w14:textId="77777777" w:rsidR="00E73577" w:rsidRPr="006E199A" w:rsidRDefault="00E73577" w:rsidP="009950C3">
            <w:pPr>
              <w:spacing w:after="120" w:line="259" w:lineRule="auto"/>
              <w:jc w:val="center"/>
              <w:rPr>
                <w:rFonts w:asciiTheme="majorHAnsi" w:hAnsiTheme="majorHAnsi" w:cstheme="majorHAnsi"/>
              </w:rPr>
            </w:pPr>
            <w:r w:rsidRPr="006E199A">
              <w:rPr>
                <w:rFonts w:asciiTheme="majorHAnsi" w:hAnsiTheme="majorHAnsi" w:cstheme="majorHAnsi"/>
              </w:rPr>
              <w:t>16</w:t>
            </w:r>
          </w:p>
        </w:tc>
        <w:tc>
          <w:tcPr>
            <w:tcW w:w="3150" w:type="dxa"/>
            <w:vAlign w:val="center"/>
          </w:tcPr>
          <w:p w14:paraId="0AA9D2E5" w14:textId="59A322D4" w:rsidR="00E73577" w:rsidRPr="006E199A" w:rsidRDefault="006A0FB0" w:rsidP="009950C3">
            <w:pPr>
              <w:spacing w:after="120" w:line="259" w:lineRule="auto"/>
              <w:rPr>
                <w:rFonts w:asciiTheme="majorHAnsi" w:hAnsiTheme="majorHAnsi" w:cstheme="majorHAnsi"/>
              </w:rPr>
            </w:pPr>
            <w:r w:rsidRPr="006E199A">
              <w:rPr>
                <w:rFonts w:asciiTheme="majorHAnsi" w:hAnsiTheme="majorHAnsi" w:cstheme="majorHAnsi"/>
              </w:rPr>
              <w:t>TFL_PARAM11</w:t>
            </w:r>
          </w:p>
        </w:tc>
        <w:tc>
          <w:tcPr>
            <w:tcW w:w="1133" w:type="dxa"/>
            <w:vAlign w:val="center"/>
          </w:tcPr>
          <w:p w14:paraId="300C64B3" w14:textId="627C17A6" w:rsidR="00E73577" w:rsidRPr="006E199A" w:rsidRDefault="006A0FB0" w:rsidP="009950C3">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21</w:t>
            </w:r>
          </w:p>
        </w:tc>
        <w:tc>
          <w:tcPr>
            <w:tcW w:w="4017" w:type="dxa"/>
            <w:vAlign w:val="center"/>
          </w:tcPr>
          <w:p w14:paraId="118C2324" w14:textId="77777777" w:rsidR="00306B27" w:rsidRPr="006E199A" w:rsidRDefault="006A0FB0" w:rsidP="0080243B">
            <w:pPr>
              <w:spacing w:after="120" w:line="259" w:lineRule="auto"/>
              <w:jc w:val="both"/>
              <w:rPr>
                <w:rFonts w:asciiTheme="majorHAnsi" w:hAnsiTheme="majorHAnsi" w:cstheme="majorHAnsi"/>
              </w:rPr>
            </w:pPr>
            <w:r w:rsidRPr="006E199A">
              <w:rPr>
                <w:rFonts w:asciiTheme="majorHAnsi" w:hAnsiTheme="majorHAnsi" w:cstheme="majorHAnsi"/>
              </w:rPr>
              <w:t>Invalid 11th parameter specification</w:t>
            </w:r>
          </w:p>
          <w:p w14:paraId="53052BFD" w14:textId="482CCFEE" w:rsidR="00E73577" w:rsidRPr="006E199A" w:rsidRDefault="006A0FB0" w:rsidP="0080243B">
            <w:pPr>
              <w:spacing w:after="120" w:line="259" w:lineRule="auto"/>
              <w:jc w:val="both"/>
              <w:rPr>
                <w:rFonts w:asciiTheme="majorHAnsi" w:hAnsiTheme="majorHAnsi" w:cstheme="majorHAnsi"/>
              </w:rPr>
            </w:pPr>
            <w:r w:rsidRPr="006E199A">
              <w:rPr>
                <w:rFonts w:asciiTheme="majorHAnsi" w:hAnsiTheme="majorHAnsi" w:cstheme="majorHAnsi"/>
              </w:rPr>
              <w:t>(ditto)</w:t>
            </w:r>
          </w:p>
        </w:tc>
      </w:tr>
      <w:tr w:rsidR="00FD2ADD" w:rsidRPr="006E199A" w14:paraId="26D93446" w14:textId="77777777" w:rsidTr="00BB757D">
        <w:trPr>
          <w:trHeight w:val="539"/>
          <w:jc w:val="center"/>
        </w:trPr>
        <w:tc>
          <w:tcPr>
            <w:tcW w:w="528" w:type="dxa"/>
            <w:vAlign w:val="center"/>
          </w:tcPr>
          <w:p w14:paraId="5F816DD2" w14:textId="75B73858" w:rsidR="00FD2ADD" w:rsidRPr="006E199A" w:rsidRDefault="00FD2ADD" w:rsidP="009950C3">
            <w:pPr>
              <w:spacing w:after="120"/>
              <w:jc w:val="center"/>
              <w:rPr>
                <w:rFonts w:asciiTheme="majorHAnsi" w:hAnsiTheme="majorHAnsi" w:cstheme="majorHAnsi"/>
              </w:rPr>
            </w:pPr>
            <w:r w:rsidRPr="006E199A">
              <w:rPr>
                <w:rFonts w:asciiTheme="majorHAnsi" w:hAnsiTheme="majorHAnsi" w:cstheme="majorHAnsi"/>
              </w:rPr>
              <w:t>17</w:t>
            </w:r>
          </w:p>
        </w:tc>
        <w:tc>
          <w:tcPr>
            <w:tcW w:w="3150" w:type="dxa"/>
            <w:vAlign w:val="center"/>
          </w:tcPr>
          <w:p w14:paraId="035EF582" w14:textId="10F97CC9" w:rsidR="00FD2ADD" w:rsidRPr="006E199A" w:rsidRDefault="00FD2ADD" w:rsidP="009950C3">
            <w:pPr>
              <w:spacing w:after="120"/>
              <w:rPr>
                <w:rFonts w:asciiTheme="majorHAnsi" w:hAnsiTheme="majorHAnsi" w:cstheme="majorHAnsi"/>
              </w:rPr>
            </w:pPr>
            <w:r w:rsidRPr="006E199A">
              <w:rPr>
                <w:rFonts w:asciiTheme="majorHAnsi" w:hAnsiTheme="majorHAnsi" w:cstheme="majorHAnsi"/>
              </w:rPr>
              <w:t>TFL_PARAM12</w:t>
            </w:r>
          </w:p>
        </w:tc>
        <w:tc>
          <w:tcPr>
            <w:tcW w:w="1133" w:type="dxa"/>
            <w:vAlign w:val="center"/>
          </w:tcPr>
          <w:p w14:paraId="6CFD40C9" w14:textId="4E34E563" w:rsidR="00FD2ADD" w:rsidRPr="006E199A" w:rsidRDefault="00FD2ADD" w:rsidP="009950C3">
            <w:pPr>
              <w:spacing w:after="120"/>
              <w:ind w:firstLineChars="3" w:firstLine="7"/>
              <w:jc w:val="center"/>
              <w:rPr>
                <w:rFonts w:asciiTheme="majorHAnsi" w:hAnsiTheme="majorHAnsi" w:cstheme="majorHAnsi"/>
              </w:rPr>
            </w:pPr>
            <w:r w:rsidRPr="006E199A">
              <w:rPr>
                <w:rFonts w:asciiTheme="majorHAnsi" w:hAnsiTheme="majorHAnsi" w:cstheme="majorHAnsi"/>
              </w:rPr>
              <w:t>22</w:t>
            </w:r>
          </w:p>
        </w:tc>
        <w:tc>
          <w:tcPr>
            <w:tcW w:w="4017" w:type="dxa"/>
            <w:vAlign w:val="center"/>
          </w:tcPr>
          <w:p w14:paraId="358F6FB2" w14:textId="77777777" w:rsidR="00FD2ADD" w:rsidRPr="006E199A" w:rsidRDefault="00FD2ADD" w:rsidP="0080243B">
            <w:pPr>
              <w:spacing w:after="120"/>
              <w:jc w:val="both"/>
              <w:rPr>
                <w:rFonts w:asciiTheme="majorHAnsi" w:hAnsiTheme="majorHAnsi" w:cstheme="majorHAnsi"/>
              </w:rPr>
            </w:pPr>
            <w:r w:rsidRPr="006E199A">
              <w:rPr>
                <w:rFonts w:asciiTheme="majorHAnsi" w:hAnsiTheme="majorHAnsi" w:cstheme="majorHAnsi"/>
              </w:rPr>
              <w:t>Invalid 12th parameter specification</w:t>
            </w:r>
          </w:p>
          <w:p w14:paraId="4AAB4093" w14:textId="1A61167E" w:rsidR="00FD2ADD" w:rsidRPr="006E199A" w:rsidRDefault="00FD2ADD" w:rsidP="0080243B">
            <w:pPr>
              <w:spacing w:after="120"/>
              <w:jc w:val="both"/>
              <w:rPr>
                <w:rFonts w:asciiTheme="majorHAnsi" w:hAnsiTheme="majorHAnsi" w:cstheme="majorHAnsi"/>
              </w:rPr>
            </w:pPr>
            <w:r w:rsidRPr="006E199A">
              <w:rPr>
                <w:rFonts w:asciiTheme="majorHAnsi" w:hAnsiTheme="majorHAnsi" w:cstheme="majorHAnsi"/>
              </w:rPr>
              <w:t>(ditto)</w:t>
            </w:r>
          </w:p>
        </w:tc>
      </w:tr>
    </w:tbl>
    <w:p w14:paraId="49B6E396" w14:textId="5ABCDC6D" w:rsidR="00E73577" w:rsidRPr="006E199A" w:rsidRDefault="00CC411D" w:rsidP="009950C3">
      <w:pPr>
        <w:pStyle w:val="Caption"/>
        <w:jc w:val="center"/>
        <w:rPr>
          <w:rFonts w:asciiTheme="majorHAnsi" w:hAnsiTheme="majorHAnsi" w:cstheme="majorHAnsi"/>
        </w:rPr>
      </w:pPr>
      <w:r w:rsidRPr="006E199A">
        <w:rPr>
          <w:rFonts w:asciiTheme="majorHAnsi" w:hAnsiTheme="majorHAnsi" w:cstheme="majorHAnsi"/>
          <w:b w:val="0"/>
        </w:rPr>
        <w:t>Table 6 TFL_Result parameters</w:t>
      </w:r>
    </w:p>
    <w:bookmarkEnd w:id="803"/>
    <w:p w14:paraId="7717A532" w14:textId="77777777" w:rsidR="00D41534" w:rsidRPr="006E199A" w:rsidRDefault="00D41534">
      <w:pPr>
        <w:rPr>
          <w:rFonts w:asciiTheme="majorHAnsi" w:eastAsiaTheme="majorEastAsia" w:hAnsiTheme="majorHAnsi" w:cstheme="majorHAnsi"/>
          <w:b/>
          <w:sz w:val="32"/>
          <w:szCs w:val="32"/>
        </w:rPr>
      </w:pPr>
      <w:r w:rsidRPr="006E199A">
        <w:rPr>
          <w:rFonts w:asciiTheme="majorHAnsi" w:hAnsiTheme="majorHAnsi" w:cstheme="majorHAnsi"/>
          <w:b/>
          <w:sz w:val="32"/>
          <w:szCs w:val="32"/>
          <w:rPrChange w:id="809" w:author="STB" w:date="2020-09-09T15:02:00Z">
            <w:rPr>
              <w:rFonts w:cstheme="majorHAnsi"/>
              <w:b/>
              <w:sz w:val="32"/>
              <w:szCs w:val="32"/>
            </w:rPr>
          </w:rPrChange>
        </w:rPr>
        <w:br w:type="page"/>
      </w:r>
    </w:p>
    <w:p w14:paraId="4188205E" w14:textId="6E36A2F3" w:rsidR="00276D3A" w:rsidRPr="006E199A" w:rsidRDefault="00276D3A" w:rsidP="009950C3">
      <w:pPr>
        <w:pStyle w:val="Heading2"/>
        <w:rPr>
          <w:rFonts w:cstheme="majorHAnsi"/>
          <w:b/>
          <w:color w:val="auto"/>
          <w:sz w:val="32"/>
          <w:szCs w:val="32"/>
        </w:rPr>
      </w:pPr>
      <w:bookmarkStart w:id="810" w:name="_Toc50556383"/>
      <w:r w:rsidRPr="006E199A">
        <w:rPr>
          <w:rFonts w:cstheme="majorHAnsi"/>
          <w:b/>
          <w:color w:val="auto"/>
          <w:sz w:val="32"/>
          <w:szCs w:val="32"/>
        </w:rPr>
        <w:lastRenderedPageBreak/>
        <w:t>2.</w:t>
      </w:r>
      <w:r w:rsidR="009D2B3C" w:rsidRPr="006E199A">
        <w:rPr>
          <w:rFonts w:cstheme="majorHAnsi"/>
          <w:b/>
          <w:color w:val="auto"/>
          <w:sz w:val="32"/>
          <w:szCs w:val="32"/>
        </w:rPr>
        <w:t>4</w:t>
      </w:r>
      <w:r w:rsidRPr="006E199A">
        <w:rPr>
          <w:rFonts w:cstheme="majorHAnsi"/>
          <w:b/>
          <w:color w:val="auto"/>
          <w:sz w:val="32"/>
          <w:szCs w:val="32"/>
        </w:rPr>
        <w:t xml:space="preserve">. </w:t>
      </w:r>
      <w:r w:rsidR="00E14A14" w:rsidRPr="006E199A">
        <w:rPr>
          <w:rFonts w:cstheme="majorHAnsi"/>
          <w:b/>
          <w:color w:val="auto"/>
          <w:sz w:val="32"/>
          <w:szCs w:val="32"/>
        </w:rPr>
        <w:t>Struct</w:t>
      </w:r>
      <w:r w:rsidRPr="006E199A">
        <w:rPr>
          <w:rFonts w:cstheme="majorHAnsi"/>
          <w:b/>
          <w:color w:val="auto"/>
          <w:sz w:val="32"/>
          <w:szCs w:val="32"/>
        </w:rPr>
        <w:t>: TFL::</w:t>
      </w:r>
      <w:r w:rsidR="00DE2AEB" w:rsidRPr="006E199A">
        <w:rPr>
          <w:rFonts w:cstheme="majorHAnsi"/>
          <w:b/>
          <w:color w:val="auto"/>
          <w:sz w:val="32"/>
          <w:szCs w:val="32"/>
        </w:rPr>
        <w:t>IndexTriangle</w:t>
      </w:r>
      <w:bookmarkEnd w:id="810"/>
    </w:p>
    <w:p w14:paraId="1C39F5E7" w14:textId="23B9E784" w:rsidR="00276D3A" w:rsidRPr="006E199A" w:rsidRDefault="00D75251" w:rsidP="009950C3">
      <w:pPr>
        <w:ind w:firstLineChars="50" w:firstLine="110"/>
        <w:jc w:val="both"/>
        <w:rPr>
          <w:rFonts w:asciiTheme="majorHAnsi" w:hAnsiTheme="majorHAnsi" w:cstheme="majorHAnsi"/>
        </w:rPr>
      </w:pPr>
      <w:r w:rsidRPr="006E199A">
        <w:rPr>
          <w:rFonts w:asciiTheme="majorHAnsi" w:hAnsiTheme="majorHAnsi" w:cstheme="majorHAnsi"/>
        </w:rPr>
        <w:t>A closed set of edges, in which a triangle has three edges and three vertices</w:t>
      </w:r>
      <w:r w:rsidR="009100D1" w:rsidRPr="006E199A">
        <w:rPr>
          <w:rFonts w:asciiTheme="majorHAnsi" w:hAnsiTheme="majorHAnsi" w:cstheme="majorHAnsi"/>
        </w:rPr>
        <w:t xml:space="preserve"> (3 points)</w:t>
      </w:r>
      <w:r w:rsidRPr="006E199A">
        <w:rPr>
          <w:rFonts w:asciiTheme="majorHAnsi" w:hAnsiTheme="majorHAnsi" w:cstheme="majorHAnsi"/>
        </w:rPr>
        <w:t xml:space="preserve">. </w:t>
      </w:r>
      <w:r w:rsidR="00C92FAB" w:rsidRPr="006E199A">
        <w:rPr>
          <w:rFonts w:asciiTheme="majorHAnsi" w:hAnsiTheme="majorHAnsi" w:cstheme="majorHAnsi"/>
        </w:rPr>
        <w:t>Therefore, TFL::</w:t>
      </w:r>
      <w:r w:rsidR="00A70D27" w:rsidRPr="006E199A">
        <w:rPr>
          <w:rFonts w:asciiTheme="majorHAnsi" w:hAnsiTheme="majorHAnsi" w:cstheme="majorHAnsi"/>
        </w:rPr>
        <w:t>Index</w:t>
      </w:r>
      <w:r w:rsidR="00C92FAB" w:rsidRPr="006E199A">
        <w:rPr>
          <w:rFonts w:asciiTheme="majorHAnsi" w:hAnsiTheme="majorHAnsi" w:cstheme="majorHAnsi"/>
        </w:rPr>
        <w:t>Triangle is a</w:t>
      </w:r>
      <w:r w:rsidR="00276D3A" w:rsidRPr="006E199A">
        <w:rPr>
          <w:rFonts w:asciiTheme="majorHAnsi" w:hAnsiTheme="majorHAnsi" w:cstheme="majorHAnsi"/>
        </w:rPr>
        <w:t xml:space="preserve"> structure that represents for 3 vertices</w:t>
      </w:r>
      <w:r w:rsidR="009100D1" w:rsidRPr="006E199A">
        <w:rPr>
          <w:rFonts w:asciiTheme="majorHAnsi" w:hAnsiTheme="majorHAnsi" w:cstheme="majorHAnsi"/>
        </w:rPr>
        <w:t xml:space="preserve"> </w:t>
      </w:r>
      <w:r w:rsidR="00276D3A" w:rsidRPr="006E199A">
        <w:rPr>
          <w:rFonts w:asciiTheme="majorHAnsi" w:hAnsiTheme="majorHAnsi" w:cstheme="majorHAnsi"/>
        </w:rPr>
        <w:t>of a tria</w:t>
      </w:r>
      <w:r w:rsidR="00C92FAB" w:rsidRPr="006E199A">
        <w:rPr>
          <w:rFonts w:asciiTheme="majorHAnsi" w:hAnsiTheme="majorHAnsi" w:cstheme="majorHAnsi"/>
        </w:rPr>
        <w:t xml:space="preserve">ngle </w:t>
      </w:r>
      <w:r w:rsidR="005E4295" w:rsidRPr="006E199A">
        <w:rPr>
          <w:rFonts w:asciiTheme="majorHAnsi" w:hAnsiTheme="majorHAnsi" w:cstheme="majorHAnsi"/>
        </w:rPr>
        <w:t>(</w:t>
      </w:r>
      <w:r w:rsidR="009100D1" w:rsidRPr="006E199A">
        <w:rPr>
          <w:rFonts w:asciiTheme="majorHAnsi" w:hAnsiTheme="majorHAnsi" w:cstheme="majorHAnsi"/>
        </w:rPr>
        <w:t xml:space="preserve"> value of </w:t>
      </w:r>
      <w:r w:rsidR="005E4295" w:rsidRPr="006E199A">
        <w:rPr>
          <w:rFonts w:asciiTheme="majorHAnsi" w:hAnsiTheme="majorHAnsi" w:cstheme="majorHAnsi"/>
        </w:rPr>
        <w:t>each vertex is</w:t>
      </w:r>
      <w:r w:rsidR="009100D1" w:rsidRPr="006E199A">
        <w:rPr>
          <w:rFonts w:asciiTheme="majorHAnsi" w:hAnsiTheme="majorHAnsi" w:cstheme="majorHAnsi"/>
        </w:rPr>
        <w:t xml:space="preserve"> not value of point (x, y, z), but the</w:t>
      </w:r>
      <w:r w:rsidR="00276D3A" w:rsidRPr="006E199A">
        <w:rPr>
          <w:rFonts w:asciiTheme="majorHAnsi" w:hAnsiTheme="majorHAnsi" w:cstheme="majorHAnsi"/>
        </w:rPr>
        <w:t xml:space="preserve"> index</w:t>
      </w:r>
      <w:r w:rsidR="005E4295" w:rsidRPr="006E199A">
        <w:rPr>
          <w:rFonts w:asciiTheme="majorHAnsi" w:hAnsiTheme="majorHAnsi" w:cstheme="majorHAnsi"/>
        </w:rPr>
        <w:t xml:space="preserve"> of point</w:t>
      </w:r>
      <w:r w:rsidR="00A70D27" w:rsidRPr="006E199A">
        <w:rPr>
          <w:rFonts w:asciiTheme="majorHAnsi" w:hAnsiTheme="majorHAnsi" w:cstheme="majorHAnsi"/>
        </w:rPr>
        <w:t>s</w:t>
      </w:r>
      <w:r w:rsidR="009100D1" w:rsidRPr="006E199A">
        <w:rPr>
          <w:rFonts w:asciiTheme="majorHAnsi" w:hAnsiTheme="majorHAnsi" w:cstheme="majorHAnsi"/>
        </w:rPr>
        <w:t xml:space="preserve"> (position)</w:t>
      </w:r>
      <w:r w:rsidR="00276D3A" w:rsidRPr="006E199A">
        <w:rPr>
          <w:rFonts w:asciiTheme="majorHAnsi" w:hAnsiTheme="majorHAnsi" w:cstheme="majorHAnsi"/>
        </w:rPr>
        <w:t xml:space="preserve"> in point cloud data</w:t>
      </w:r>
      <w:r w:rsidR="009100D1" w:rsidRPr="006E199A">
        <w:rPr>
          <w:rFonts w:asciiTheme="majorHAnsi" w:hAnsiTheme="majorHAnsi" w:cstheme="majorHAnsi"/>
        </w:rPr>
        <w:t xml:space="preserve"> (TFL_PointXYZ array</w:t>
      </w:r>
      <w:r w:rsidR="00276D3A" w:rsidRPr="006E199A">
        <w:rPr>
          <w:rFonts w:asciiTheme="majorHAnsi" w:hAnsiTheme="majorHAnsi" w:cstheme="majorHAnsi"/>
        </w:rPr>
        <w:t>)</w:t>
      </w:r>
      <w:r w:rsidR="009100D1" w:rsidRPr="006E199A">
        <w:rPr>
          <w:rFonts w:asciiTheme="majorHAnsi" w:hAnsiTheme="majorHAnsi" w:cstheme="majorHAnsi"/>
        </w:rPr>
        <w:t>)</w:t>
      </w:r>
    </w:p>
    <w:p w14:paraId="0272E136" w14:textId="77777777" w:rsidR="00C92FAB" w:rsidRPr="006E199A" w:rsidRDefault="00C92FAB" w:rsidP="009950C3">
      <w:pPr>
        <w:ind w:firstLineChars="50" w:firstLine="110"/>
        <w:rPr>
          <w:rFonts w:asciiTheme="majorHAnsi" w:hAnsiTheme="majorHAnsi" w:cstheme="majorHAnsi"/>
        </w:rPr>
      </w:pPr>
    </w:p>
    <w:tbl>
      <w:tblPr>
        <w:tblStyle w:val="TableGrid"/>
        <w:tblW w:w="8748" w:type="dxa"/>
        <w:jc w:val="center"/>
        <w:tblLook w:val="04A0" w:firstRow="1" w:lastRow="0" w:firstColumn="1" w:lastColumn="0" w:noHBand="0" w:noVBand="1"/>
      </w:tblPr>
      <w:tblGrid>
        <w:gridCol w:w="499"/>
        <w:gridCol w:w="2399"/>
        <w:gridCol w:w="990"/>
        <w:gridCol w:w="990"/>
        <w:gridCol w:w="3870"/>
      </w:tblGrid>
      <w:tr w:rsidR="00C92FAB" w:rsidRPr="006E199A" w14:paraId="7A427AB1" w14:textId="77777777" w:rsidTr="00BB757D">
        <w:trPr>
          <w:trHeight w:val="533"/>
          <w:jc w:val="center"/>
        </w:trPr>
        <w:tc>
          <w:tcPr>
            <w:tcW w:w="8748" w:type="dxa"/>
            <w:gridSpan w:val="5"/>
            <w:tcBorders>
              <w:bottom w:val="single" w:sz="4" w:space="0" w:color="auto"/>
            </w:tcBorders>
            <w:shd w:val="clear" w:color="auto" w:fill="D9D9D9" w:themeFill="background1" w:themeFillShade="D9"/>
            <w:vAlign w:val="center"/>
          </w:tcPr>
          <w:p w14:paraId="283AFE82" w14:textId="52638777" w:rsidR="00C92FAB" w:rsidRPr="006E199A" w:rsidRDefault="00C92FAB" w:rsidP="008D09B8">
            <w:pPr>
              <w:spacing w:after="120"/>
              <w:jc w:val="center"/>
              <w:rPr>
                <w:rFonts w:asciiTheme="majorHAnsi" w:hAnsiTheme="majorHAnsi" w:cstheme="majorHAnsi"/>
                <w:b/>
              </w:rPr>
            </w:pPr>
            <w:r w:rsidRPr="006E199A">
              <w:rPr>
                <w:rFonts w:asciiTheme="majorHAnsi" w:hAnsiTheme="majorHAnsi" w:cstheme="majorHAnsi"/>
                <w:b/>
              </w:rPr>
              <w:t>TFL::TFL_</w:t>
            </w:r>
            <w:r w:rsidR="00A70D27" w:rsidRPr="006E199A">
              <w:rPr>
                <w:rFonts w:asciiTheme="majorHAnsi" w:hAnsiTheme="majorHAnsi" w:cstheme="majorHAnsi"/>
                <w:b/>
              </w:rPr>
              <w:t>Index</w:t>
            </w:r>
            <w:r w:rsidRPr="006E199A">
              <w:rPr>
                <w:rFonts w:asciiTheme="majorHAnsi" w:hAnsiTheme="majorHAnsi" w:cstheme="majorHAnsi"/>
                <w:b/>
              </w:rPr>
              <w:t>Triangle</w:t>
            </w:r>
          </w:p>
        </w:tc>
      </w:tr>
      <w:tr w:rsidR="00C4343C" w:rsidRPr="006E199A" w14:paraId="34DC09A9" w14:textId="77777777" w:rsidTr="00BB757D">
        <w:trPr>
          <w:trHeight w:val="533"/>
          <w:jc w:val="center"/>
        </w:trPr>
        <w:tc>
          <w:tcPr>
            <w:tcW w:w="499" w:type="dxa"/>
            <w:shd w:val="clear" w:color="auto" w:fill="DBDBDB" w:themeFill="accent3" w:themeFillTint="66"/>
            <w:vAlign w:val="center"/>
          </w:tcPr>
          <w:p w14:paraId="426BCDD1" w14:textId="7D1B20F4" w:rsidR="00C92FAB" w:rsidRPr="006E199A" w:rsidRDefault="00C4343C" w:rsidP="000E4D79">
            <w:pPr>
              <w:spacing w:after="120" w:line="259" w:lineRule="auto"/>
              <w:jc w:val="center"/>
              <w:rPr>
                <w:rFonts w:asciiTheme="majorHAnsi" w:hAnsiTheme="majorHAnsi" w:cstheme="majorHAnsi"/>
                <w:b/>
              </w:rPr>
            </w:pPr>
            <w:r w:rsidRPr="006E199A">
              <w:rPr>
                <w:rFonts w:asciiTheme="majorHAnsi" w:hAnsiTheme="majorHAnsi" w:cstheme="majorHAnsi"/>
                <w:b/>
              </w:rPr>
              <w:t>No</w:t>
            </w:r>
          </w:p>
        </w:tc>
        <w:tc>
          <w:tcPr>
            <w:tcW w:w="2399" w:type="dxa"/>
            <w:shd w:val="clear" w:color="auto" w:fill="DBDBDB" w:themeFill="accent3" w:themeFillTint="66"/>
            <w:vAlign w:val="center"/>
          </w:tcPr>
          <w:p w14:paraId="3CC39555" w14:textId="44959727" w:rsidR="00C92FAB" w:rsidRPr="006E199A" w:rsidRDefault="00C4343C" w:rsidP="009950C3">
            <w:pPr>
              <w:spacing w:after="120" w:line="259" w:lineRule="auto"/>
              <w:jc w:val="center"/>
              <w:rPr>
                <w:rFonts w:asciiTheme="majorHAnsi" w:hAnsiTheme="majorHAnsi" w:cstheme="majorHAnsi"/>
                <w:b/>
              </w:rPr>
            </w:pPr>
            <w:r w:rsidRPr="006E199A">
              <w:rPr>
                <w:rFonts w:asciiTheme="majorHAnsi" w:hAnsiTheme="majorHAnsi" w:cstheme="majorHAnsi"/>
                <w:b/>
              </w:rPr>
              <w:t>Variables name</w:t>
            </w:r>
          </w:p>
        </w:tc>
        <w:tc>
          <w:tcPr>
            <w:tcW w:w="990" w:type="dxa"/>
            <w:shd w:val="clear" w:color="auto" w:fill="DBDBDB" w:themeFill="accent3" w:themeFillTint="66"/>
            <w:vAlign w:val="center"/>
          </w:tcPr>
          <w:p w14:paraId="69138583" w14:textId="025A0319" w:rsidR="00C92FAB" w:rsidRPr="006E199A" w:rsidRDefault="00C4343C" w:rsidP="00A70D27">
            <w:pPr>
              <w:spacing w:after="120" w:line="259" w:lineRule="auto"/>
              <w:ind w:firstLineChars="3" w:firstLine="7"/>
              <w:jc w:val="center"/>
              <w:rPr>
                <w:rFonts w:asciiTheme="majorHAnsi" w:hAnsiTheme="majorHAnsi" w:cstheme="majorHAnsi"/>
                <w:b/>
              </w:rPr>
            </w:pPr>
            <w:r w:rsidRPr="006E199A">
              <w:rPr>
                <w:rFonts w:asciiTheme="majorHAnsi" w:hAnsiTheme="majorHAnsi" w:cstheme="majorHAnsi"/>
                <w:b/>
              </w:rPr>
              <w:t>Type</w:t>
            </w:r>
          </w:p>
        </w:tc>
        <w:tc>
          <w:tcPr>
            <w:tcW w:w="990" w:type="dxa"/>
            <w:shd w:val="clear" w:color="auto" w:fill="DBDBDB" w:themeFill="accent3" w:themeFillTint="66"/>
            <w:vAlign w:val="center"/>
          </w:tcPr>
          <w:p w14:paraId="36449F84" w14:textId="5E0526A2" w:rsidR="00C92FAB" w:rsidRPr="006E199A" w:rsidRDefault="00C4343C" w:rsidP="00181074">
            <w:pPr>
              <w:spacing w:after="120" w:line="259" w:lineRule="auto"/>
              <w:ind w:firstLineChars="3" w:firstLine="7"/>
              <w:jc w:val="center"/>
              <w:rPr>
                <w:rFonts w:asciiTheme="majorHAnsi" w:hAnsiTheme="majorHAnsi" w:cstheme="majorHAnsi"/>
                <w:b/>
              </w:rPr>
            </w:pPr>
            <w:r w:rsidRPr="006E199A">
              <w:rPr>
                <w:rFonts w:asciiTheme="majorHAnsi" w:hAnsiTheme="majorHAnsi" w:cstheme="majorHAnsi"/>
                <w:b/>
              </w:rPr>
              <w:t>Access</w:t>
            </w:r>
          </w:p>
        </w:tc>
        <w:tc>
          <w:tcPr>
            <w:tcW w:w="3870" w:type="dxa"/>
            <w:shd w:val="clear" w:color="auto" w:fill="DBDBDB" w:themeFill="accent3" w:themeFillTint="66"/>
            <w:vAlign w:val="center"/>
          </w:tcPr>
          <w:p w14:paraId="01A8694B" w14:textId="5C1CCB49" w:rsidR="00C92FAB" w:rsidRPr="006E199A" w:rsidRDefault="00C4343C" w:rsidP="009950C3">
            <w:pPr>
              <w:spacing w:after="120" w:line="259" w:lineRule="auto"/>
              <w:jc w:val="center"/>
              <w:rPr>
                <w:rFonts w:asciiTheme="majorHAnsi" w:hAnsiTheme="majorHAnsi" w:cstheme="majorHAnsi"/>
                <w:b/>
                <w:lang w:eastAsia="ja-JP"/>
              </w:rPr>
            </w:pPr>
            <w:r w:rsidRPr="006E199A">
              <w:rPr>
                <w:rFonts w:asciiTheme="majorHAnsi" w:hAnsiTheme="majorHAnsi" w:cstheme="majorHAnsi"/>
                <w:b/>
              </w:rPr>
              <w:t>Content</w:t>
            </w:r>
          </w:p>
        </w:tc>
      </w:tr>
      <w:tr w:rsidR="00F61BED" w:rsidRPr="006E199A" w14:paraId="28BD46B7" w14:textId="77777777" w:rsidTr="00BB757D">
        <w:trPr>
          <w:trHeight w:val="533"/>
          <w:jc w:val="center"/>
        </w:trPr>
        <w:tc>
          <w:tcPr>
            <w:tcW w:w="499" w:type="dxa"/>
            <w:vAlign w:val="center"/>
          </w:tcPr>
          <w:p w14:paraId="786B60B3" w14:textId="79986A56" w:rsidR="00C92FAB" w:rsidRPr="006E199A" w:rsidRDefault="00C4343C" w:rsidP="00C4343C">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2399" w:type="dxa"/>
            <w:vAlign w:val="center"/>
          </w:tcPr>
          <w:p w14:paraId="4A69A33B" w14:textId="4679DCF7" w:rsidR="00C92FAB" w:rsidRPr="006E199A" w:rsidRDefault="00C4343C" w:rsidP="008D09B8">
            <w:pPr>
              <w:spacing w:after="120" w:line="259" w:lineRule="auto"/>
              <w:rPr>
                <w:rFonts w:asciiTheme="majorHAnsi" w:hAnsiTheme="majorHAnsi" w:cstheme="majorHAnsi"/>
              </w:rPr>
            </w:pPr>
            <w:r w:rsidRPr="006E199A">
              <w:rPr>
                <w:rFonts w:asciiTheme="majorHAnsi" w:hAnsiTheme="majorHAnsi" w:cstheme="majorHAnsi"/>
              </w:rPr>
              <w:t>v1</w:t>
            </w:r>
          </w:p>
        </w:tc>
        <w:tc>
          <w:tcPr>
            <w:tcW w:w="990" w:type="dxa"/>
            <w:vAlign w:val="center"/>
          </w:tcPr>
          <w:p w14:paraId="72228AE8" w14:textId="2F8C60C6" w:rsidR="00C92FAB" w:rsidRPr="006E199A" w:rsidRDefault="00C4343C" w:rsidP="00C4343C">
            <w:pPr>
              <w:spacing w:after="120"/>
              <w:ind w:left="8"/>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51A7FBC1" w14:textId="68E6F986" w:rsidR="00C92FAB" w:rsidRPr="006E199A" w:rsidRDefault="00C4343C" w:rsidP="00C4343C">
            <w:pPr>
              <w:spacing w:after="120" w:line="259" w:lineRule="auto"/>
              <w:ind w:left="8"/>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3471F57A" w14:textId="275DD6A5" w:rsidR="009100D1" w:rsidRPr="006E199A" w:rsidRDefault="00CA61CE" w:rsidP="009100D1">
            <w:pPr>
              <w:spacing w:after="120" w:line="259" w:lineRule="auto"/>
              <w:rPr>
                <w:rFonts w:asciiTheme="majorHAnsi" w:hAnsiTheme="majorHAnsi" w:cstheme="majorHAnsi"/>
              </w:rPr>
            </w:pPr>
            <w:r w:rsidRPr="006E199A">
              <w:rPr>
                <w:rFonts w:asciiTheme="majorHAnsi" w:hAnsiTheme="majorHAnsi" w:cstheme="majorHAnsi"/>
              </w:rPr>
              <w:t>Index of f</w:t>
            </w:r>
            <w:r w:rsidR="005E4295" w:rsidRPr="006E199A">
              <w:rPr>
                <w:rFonts w:asciiTheme="majorHAnsi" w:hAnsiTheme="majorHAnsi" w:cstheme="majorHAnsi"/>
              </w:rPr>
              <w:t>irst</w:t>
            </w:r>
            <w:r w:rsidR="00C4343C" w:rsidRPr="006E199A">
              <w:rPr>
                <w:rFonts w:asciiTheme="majorHAnsi" w:hAnsiTheme="majorHAnsi" w:cstheme="majorHAnsi"/>
              </w:rPr>
              <w:t xml:space="preserve"> vertex of triangle face</w:t>
            </w:r>
          </w:p>
        </w:tc>
      </w:tr>
      <w:tr w:rsidR="00C92FAB" w:rsidRPr="006E199A" w14:paraId="724F753A" w14:textId="77777777" w:rsidTr="00BB757D">
        <w:trPr>
          <w:trHeight w:val="533"/>
          <w:jc w:val="center"/>
        </w:trPr>
        <w:tc>
          <w:tcPr>
            <w:tcW w:w="499" w:type="dxa"/>
            <w:vAlign w:val="center"/>
          </w:tcPr>
          <w:p w14:paraId="2F1EE9B0" w14:textId="0E0EF09F" w:rsidR="00C92FAB" w:rsidRPr="006E199A" w:rsidRDefault="00C4343C" w:rsidP="00C4343C">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2399" w:type="dxa"/>
            <w:vAlign w:val="center"/>
          </w:tcPr>
          <w:p w14:paraId="4FF7D5C9" w14:textId="0AF4FE5C" w:rsidR="00C92FAB" w:rsidRPr="006E199A" w:rsidRDefault="00C4343C" w:rsidP="008D09B8">
            <w:pPr>
              <w:spacing w:after="120" w:line="259" w:lineRule="auto"/>
              <w:rPr>
                <w:rFonts w:asciiTheme="majorHAnsi" w:hAnsiTheme="majorHAnsi" w:cstheme="majorHAnsi"/>
              </w:rPr>
            </w:pPr>
            <w:r w:rsidRPr="006E199A">
              <w:rPr>
                <w:rFonts w:asciiTheme="majorHAnsi" w:hAnsiTheme="majorHAnsi" w:cstheme="majorHAnsi"/>
              </w:rPr>
              <w:t>v2</w:t>
            </w:r>
          </w:p>
        </w:tc>
        <w:tc>
          <w:tcPr>
            <w:tcW w:w="990" w:type="dxa"/>
            <w:vAlign w:val="center"/>
          </w:tcPr>
          <w:p w14:paraId="24EE1C3E" w14:textId="78DB6EB3"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71D1597B" w14:textId="536612AA" w:rsidR="00C92FAB" w:rsidRPr="006E199A" w:rsidRDefault="00C4343C" w:rsidP="00C4343C">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0762BF3E" w14:textId="33C3300F" w:rsidR="00C92FAB"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Index of  s</w:t>
            </w:r>
            <w:r w:rsidR="005E4295" w:rsidRPr="006E199A">
              <w:rPr>
                <w:rFonts w:asciiTheme="majorHAnsi" w:hAnsiTheme="majorHAnsi" w:cstheme="majorHAnsi"/>
              </w:rPr>
              <w:t>econd vertex of triangle face</w:t>
            </w:r>
          </w:p>
        </w:tc>
      </w:tr>
      <w:tr w:rsidR="00C92FAB" w:rsidRPr="006E199A" w14:paraId="19DFC134" w14:textId="77777777" w:rsidTr="00BB757D">
        <w:trPr>
          <w:trHeight w:val="533"/>
          <w:jc w:val="center"/>
        </w:trPr>
        <w:tc>
          <w:tcPr>
            <w:tcW w:w="499" w:type="dxa"/>
            <w:vAlign w:val="center"/>
          </w:tcPr>
          <w:p w14:paraId="7CE1563C" w14:textId="43519EE0" w:rsidR="00C92FAB" w:rsidRPr="006E199A" w:rsidRDefault="00C4343C" w:rsidP="00C4343C">
            <w:pPr>
              <w:spacing w:after="120"/>
              <w:jc w:val="center"/>
              <w:rPr>
                <w:rFonts w:asciiTheme="majorHAnsi" w:hAnsiTheme="majorHAnsi" w:cstheme="majorHAnsi"/>
              </w:rPr>
            </w:pPr>
            <w:r w:rsidRPr="006E199A">
              <w:rPr>
                <w:rFonts w:asciiTheme="majorHAnsi" w:hAnsiTheme="majorHAnsi" w:cstheme="majorHAnsi"/>
              </w:rPr>
              <w:t>3</w:t>
            </w:r>
          </w:p>
        </w:tc>
        <w:tc>
          <w:tcPr>
            <w:tcW w:w="2399" w:type="dxa"/>
            <w:vAlign w:val="center"/>
          </w:tcPr>
          <w:p w14:paraId="6BB6412B" w14:textId="0BAD510B" w:rsidR="00C92FAB" w:rsidRPr="006E199A" w:rsidRDefault="00C4343C" w:rsidP="008D09B8">
            <w:pPr>
              <w:spacing w:after="120"/>
              <w:rPr>
                <w:rFonts w:asciiTheme="majorHAnsi" w:hAnsiTheme="majorHAnsi" w:cstheme="majorHAnsi"/>
              </w:rPr>
            </w:pPr>
            <w:r w:rsidRPr="006E199A">
              <w:rPr>
                <w:rFonts w:asciiTheme="majorHAnsi" w:hAnsiTheme="majorHAnsi" w:cstheme="majorHAnsi"/>
              </w:rPr>
              <w:t>v3</w:t>
            </w:r>
          </w:p>
        </w:tc>
        <w:tc>
          <w:tcPr>
            <w:tcW w:w="990" w:type="dxa"/>
            <w:vAlign w:val="center"/>
          </w:tcPr>
          <w:p w14:paraId="49EEF4C0" w14:textId="137F1030"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uint_32</w:t>
            </w:r>
          </w:p>
        </w:tc>
        <w:tc>
          <w:tcPr>
            <w:tcW w:w="990" w:type="dxa"/>
            <w:vAlign w:val="center"/>
          </w:tcPr>
          <w:p w14:paraId="6F303367" w14:textId="432C1D0F" w:rsidR="00C92FAB" w:rsidRPr="006E199A" w:rsidRDefault="00C4343C" w:rsidP="00C4343C">
            <w:pPr>
              <w:spacing w:after="120"/>
              <w:ind w:firstLineChars="3" w:firstLine="7"/>
              <w:jc w:val="center"/>
              <w:rPr>
                <w:rFonts w:asciiTheme="majorHAnsi" w:hAnsiTheme="majorHAnsi" w:cstheme="majorHAnsi"/>
              </w:rPr>
            </w:pPr>
            <w:r w:rsidRPr="006E199A">
              <w:rPr>
                <w:rFonts w:asciiTheme="majorHAnsi" w:hAnsiTheme="majorHAnsi" w:cstheme="majorHAnsi"/>
              </w:rPr>
              <w:t>Public</w:t>
            </w:r>
          </w:p>
        </w:tc>
        <w:tc>
          <w:tcPr>
            <w:tcW w:w="3870" w:type="dxa"/>
            <w:vAlign w:val="center"/>
          </w:tcPr>
          <w:p w14:paraId="2730E577" w14:textId="45B0CF92" w:rsidR="00C92FAB" w:rsidRPr="006E199A" w:rsidRDefault="00CA61CE" w:rsidP="008D09B8">
            <w:pPr>
              <w:spacing w:after="120"/>
              <w:rPr>
                <w:rFonts w:asciiTheme="majorHAnsi" w:hAnsiTheme="majorHAnsi" w:cstheme="majorHAnsi"/>
              </w:rPr>
            </w:pPr>
            <w:r w:rsidRPr="006E199A">
              <w:rPr>
                <w:rFonts w:asciiTheme="majorHAnsi" w:hAnsiTheme="majorHAnsi" w:cstheme="majorHAnsi"/>
              </w:rPr>
              <w:t>Index of t</w:t>
            </w:r>
            <w:r w:rsidR="005E4295" w:rsidRPr="006E199A">
              <w:rPr>
                <w:rFonts w:asciiTheme="majorHAnsi" w:hAnsiTheme="majorHAnsi" w:cstheme="majorHAnsi"/>
              </w:rPr>
              <w:t>hird vertex of triangle face</w:t>
            </w:r>
          </w:p>
        </w:tc>
      </w:tr>
    </w:tbl>
    <w:p w14:paraId="19798547" w14:textId="6A75A61A" w:rsidR="00BA0395" w:rsidRPr="006E199A" w:rsidRDefault="00BA0395" w:rsidP="00BA0395">
      <w:pPr>
        <w:pStyle w:val="Caption"/>
        <w:jc w:val="center"/>
        <w:rPr>
          <w:rFonts w:asciiTheme="majorHAnsi" w:hAnsiTheme="majorHAnsi" w:cstheme="majorHAnsi"/>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7 </w:t>
      </w:r>
      <w:r w:rsidRPr="006E199A">
        <w:rPr>
          <w:rFonts w:asciiTheme="majorHAnsi" w:hAnsiTheme="majorHAnsi" w:cstheme="majorHAnsi"/>
          <w:b w:val="0"/>
        </w:rPr>
        <w:t>List of TFL_</w:t>
      </w:r>
      <w:r w:rsidR="00A70D27" w:rsidRPr="006E199A">
        <w:rPr>
          <w:rFonts w:asciiTheme="majorHAnsi" w:hAnsiTheme="majorHAnsi" w:cstheme="majorHAnsi"/>
          <w:b w:val="0"/>
        </w:rPr>
        <w:t>Index</w:t>
      </w:r>
      <w:r w:rsidRPr="006E199A">
        <w:rPr>
          <w:rFonts w:asciiTheme="majorHAnsi" w:hAnsiTheme="majorHAnsi" w:cstheme="majorHAnsi"/>
          <w:b w:val="0"/>
        </w:rPr>
        <w:t>Triangle elements</w:t>
      </w:r>
    </w:p>
    <w:p w14:paraId="13366A4E" w14:textId="152A7830" w:rsidR="00C92FAB" w:rsidRPr="006E199A" w:rsidRDefault="00C92FAB" w:rsidP="009950C3">
      <w:pPr>
        <w:ind w:firstLineChars="50" w:firstLine="110"/>
        <w:rPr>
          <w:rFonts w:asciiTheme="majorHAnsi" w:hAnsiTheme="majorHAnsi" w:cstheme="majorHAnsi"/>
        </w:rPr>
      </w:pPr>
    </w:p>
    <w:p w14:paraId="68EDF5BA" w14:textId="747C48E0" w:rsidR="00E14A14" w:rsidRPr="006E199A" w:rsidRDefault="000E4D79" w:rsidP="009950C3">
      <w:pPr>
        <w:ind w:firstLineChars="50" w:firstLine="110"/>
        <w:jc w:val="center"/>
        <w:rPr>
          <w:rFonts w:asciiTheme="majorHAnsi" w:hAnsiTheme="majorHAnsi" w:cstheme="majorHAnsi"/>
        </w:rPr>
      </w:pPr>
      <w:r w:rsidRPr="00425FA8">
        <w:rPr>
          <w:rFonts w:asciiTheme="majorHAnsi" w:hAnsiTheme="majorHAnsi" w:cstheme="majorHAnsi"/>
          <w:noProof/>
        </w:rPr>
        <w:drawing>
          <wp:inline distT="0" distB="0" distL="0" distR="0" wp14:anchorId="3D75DF2F" wp14:editId="14C62AF3">
            <wp:extent cx="2357020" cy="1771650"/>
            <wp:effectExtent l="0" t="0" r="5715" b="0"/>
            <wp:docPr id="6" name="Picture 6" descr="Polygon mesh Triangle 3D modeling Vertex Face, triangle PNG | PNG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gon mesh Triangle 3D modeling Vertex Face, triangle PNG | PNGWa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3194" cy="1776291"/>
                    </a:xfrm>
                    <a:prstGeom prst="rect">
                      <a:avLst/>
                    </a:prstGeom>
                    <a:noFill/>
                    <a:ln>
                      <a:noFill/>
                    </a:ln>
                  </pic:spPr>
                </pic:pic>
              </a:graphicData>
            </a:graphic>
          </wp:inline>
        </w:drawing>
      </w:r>
      <w:r w:rsidR="009100D1" w:rsidRPr="00425FA8">
        <w:rPr>
          <w:rFonts w:asciiTheme="majorHAnsi" w:hAnsiTheme="majorHAnsi" w:cstheme="majorHAnsi"/>
          <w:noProof/>
        </w:rPr>
        <w:drawing>
          <wp:inline distT="0" distB="0" distL="0" distR="0" wp14:anchorId="72C9650E" wp14:editId="273E5F35">
            <wp:extent cx="28098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9875" cy="2876550"/>
                    </a:xfrm>
                    <a:prstGeom prst="rect">
                      <a:avLst/>
                    </a:prstGeom>
                    <a:noFill/>
                    <a:ln>
                      <a:noFill/>
                    </a:ln>
                  </pic:spPr>
                </pic:pic>
              </a:graphicData>
            </a:graphic>
          </wp:inline>
        </w:drawing>
      </w:r>
    </w:p>
    <w:p w14:paraId="32C909AD" w14:textId="1F6AFEE4" w:rsidR="00E14A14" w:rsidRPr="006E199A" w:rsidRDefault="00A168C1" w:rsidP="009950C3">
      <w:pPr>
        <w:pStyle w:val="Caption"/>
        <w:jc w:val="center"/>
        <w:rPr>
          <w:rFonts w:asciiTheme="majorHAnsi" w:hAnsiTheme="majorHAnsi" w:cstheme="majorHAnsi"/>
          <w:b w:val="0"/>
          <w:lang w:eastAsia="ja-JP"/>
        </w:rPr>
      </w:pPr>
      <w:r w:rsidRPr="006E199A">
        <w:rPr>
          <w:rFonts w:asciiTheme="majorHAnsi" w:hAnsiTheme="majorHAnsi" w:cstheme="majorHAnsi"/>
          <w:b w:val="0"/>
        </w:rPr>
        <w:t xml:space="preserve">Figure 2 </w:t>
      </w:r>
      <w:r w:rsidR="00A70D27" w:rsidRPr="006E199A">
        <w:rPr>
          <w:rFonts w:asciiTheme="majorHAnsi" w:hAnsiTheme="majorHAnsi" w:cstheme="majorHAnsi"/>
          <w:b w:val="0"/>
        </w:rPr>
        <w:t>TFL_Index</w:t>
      </w:r>
      <w:r w:rsidRPr="006E199A">
        <w:rPr>
          <w:rFonts w:asciiTheme="majorHAnsi" w:hAnsiTheme="majorHAnsi" w:cstheme="majorHAnsi"/>
          <w:b w:val="0"/>
        </w:rPr>
        <w:t>Triangle explanation</w:t>
      </w:r>
    </w:p>
    <w:p w14:paraId="49F14DDE" w14:textId="64FCD0D4" w:rsidR="00D41534" w:rsidRPr="006E199A" w:rsidRDefault="00D41534">
      <w:pPr>
        <w:rPr>
          <w:rFonts w:asciiTheme="majorHAnsi" w:hAnsiTheme="majorHAnsi" w:cstheme="majorHAnsi"/>
          <w:b/>
        </w:rPr>
      </w:pPr>
      <w:r w:rsidRPr="006E199A">
        <w:rPr>
          <w:rFonts w:asciiTheme="majorHAnsi" w:hAnsiTheme="majorHAnsi" w:cstheme="majorHAnsi"/>
          <w:b/>
        </w:rPr>
        <w:br w:type="page"/>
      </w:r>
    </w:p>
    <w:p w14:paraId="3B37E01E" w14:textId="2DF3D268" w:rsidR="004D755E" w:rsidRPr="006E199A" w:rsidRDefault="004D755E" w:rsidP="009950C3">
      <w:pPr>
        <w:pStyle w:val="Heading2"/>
        <w:rPr>
          <w:rFonts w:cstheme="majorHAnsi"/>
          <w:b/>
          <w:color w:val="auto"/>
          <w:sz w:val="32"/>
          <w:szCs w:val="32"/>
        </w:rPr>
      </w:pPr>
      <w:bookmarkStart w:id="811" w:name="_Toc50556384"/>
      <w:r w:rsidRPr="006E199A">
        <w:rPr>
          <w:rFonts w:cstheme="majorHAnsi"/>
          <w:b/>
          <w:color w:val="auto"/>
          <w:sz w:val="32"/>
          <w:szCs w:val="32"/>
        </w:rPr>
        <w:lastRenderedPageBreak/>
        <w:t>2.</w:t>
      </w:r>
      <w:r w:rsidR="009D2B3C" w:rsidRPr="006E199A">
        <w:rPr>
          <w:rFonts w:cstheme="majorHAnsi"/>
          <w:b/>
          <w:color w:val="auto"/>
          <w:sz w:val="32"/>
          <w:szCs w:val="32"/>
        </w:rPr>
        <w:t>5</w:t>
      </w:r>
      <w:r w:rsidRPr="006E199A">
        <w:rPr>
          <w:rFonts w:cstheme="majorHAnsi"/>
          <w:b/>
          <w:color w:val="auto"/>
          <w:sz w:val="32"/>
          <w:szCs w:val="32"/>
        </w:rPr>
        <w:t>. Typedef: TFL::</w:t>
      </w:r>
      <w:r w:rsidR="00DE2AEB" w:rsidRPr="006E199A">
        <w:rPr>
          <w:rFonts w:cstheme="majorHAnsi"/>
          <w:b/>
          <w:color w:val="auto"/>
          <w:sz w:val="32"/>
          <w:szCs w:val="32"/>
        </w:rPr>
        <w:t>IndexTriangles</w:t>
      </w:r>
      <w:bookmarkEnd w:id="811"/>
    </w:p>
    <w:p w14:paraId="273A1BB9" w14:textId="245D152E" w:rsidR="004D755E" w:rsidRPr="006E199A" w:rsidRDefault="000E4D79" w:rsidP="0080243B">
      <w:pPr>
        <w:ind w:firstLineChars="50" w:firstLine="110"/>
        <w:jc w:val="both"/>
        <w:rPr>
          <w:rFonts w:asciiTheme="majorHAnsi" w:hAnsiTheme="majorHAnsi" w:cstheme="majorHAnsi"/>
        </w:rPr>
      </w:pPr>
      <w:r w:rsidRPr="006E199A">
        <w:rPr>
          <w:rFonts w:asciiTheme="majorHAnsi" w:hAnsiTheme="majorHAnsi" w:cstheme="majorHAnsi"/>
        </w:rPr>
        <w:t xml:space="preserve">A </w:t>
      </w:r>
      <w:r w:rsidR="00A70D27" w:rsidRPr="006E199A">
        <w:rPr>
          <w:rFonts w:asciiTheme="majorHAnsi" w:hAnsiTheme="majorHAnsi" w:cstheme="majorHAnsi"/>
        </w:rPr>
        <w:t>IndexTriangles</w:t>
      </w:r>
      <w:r w:rsidR="00F61BED" w:rsidRPr="006E199A">
        <w:rPr>
          <w:rFonts w:asciiTheme="majorHAnsi" w:hAnsiTheme="majorHAnsi" w:cstheme="majorHAnsi"/>
        </w:rPr>
        <w:t xml:space="preserve"> is a coplanar set of </w:t>
      </w:r>
      <w:r w:rsidR="00A70D27" w:rsidRPr="006E199A">
        <w:rPr>
          <w:rFonts w:asciiTheme="majorHAnsi" w:hAnsiTheme="majorHAnsi" w:cstheme="majorHAnsi"/>
        </w:rPr>
        <w:t>Index</w:t>
      </w:r>
      <w:r w:rsidR="00F61BED" w:rsidRPr="006E199A">
        <w:rPr>
          <w:rFonts w:asciiTheme="majorHAnsi" w:hAnsiTheme="majorHAnsi" w:cstheme="majorHAnsi"/>
        </w:rPr>
        <w:t>triangle.</w:t>
      </w:r>
    </w:p>
    <w:tbl>
      <w:tblPr>
        <w:tblStyle w:val="TableGrid"/>
        <w:tblW w:w="8784" w:type="dxa"/>
        <w:jc w:val="center"/>
        <w:tblLook w:val="04A0" w:firstRow="1" w:lastRow="0" w:firstColumn="1" w:lastColumn="0" w:noHBand="0" w:noVBand="1"/>
      </w:tblPr>
      <w:tblGrid>
        <w:gridCol w:w="1278"/>
        <w:gridCol w:w="7506"/>
      </w:tblGrid>
      <w:tr w:rsidR="00F61BED" w:rsidRPr="006E199A" w14:paraId="31526064" w14:textId="77777777" w:rsidTr="00BB757D">
        <w:trPr>
          <w:trHeight w:val="533"/>
          <w:jc w:val="center"/>
        </w:trPr>
        <w:tc>
          <w:tcPr>
            <w:tcW w:w="8784" w:type="dxa"/>
            <w:gridSpan w:val="2"/>
            <w:tcBorders>
              <w:bottom w:val="single" w:sz="4" w:space="0" w:color="auto"/>
            </w:tcBorders>
            <w:shd w:val="clear" w:color="auto" w:fill="D9D9D9" w:themeFill="background1" w:themeFillShade="D9"/>
            <w:vAlign w:val="center"/>
          </w:tcPr>
          <w:p w14:paraId="3F295FF0" w14:textId="3BA48F75" w:rsidR="00F61BED" w:rsidRPr="006E199A" w:rsidRDefault="00F61BED" w:rsidP="00480EA7">
            <w:pPr>
              <w:spacing w:after="120"/>
              <w:jc w:val="center"/>
              <w:rPr>
                <w:rFonts w:asciiTheme="majorHAnsi" w:hAnsiTheme="majorHAnsi" w:cstheme="majorHAnsi"/>
                <w:b/>
              </w:rPr>
            </w:pPr>
            <w:r w:rsidRPr="006E199A">
              <w:rPr>
                <w:rFonts w:asciiTheme="majorHAnsi" w:hAnsiTheme="majorHAnsi" w:cstheme="majorHAnsi"/>
                <w:b/>
              </w:rPr>
              <w:t>TFL::TFL_</w:t>
            </w:r>
            <w:r w:rsidR="00A70D27" w:rsidRPr="006E199A">
              <w:rPr>
                <w:rFonts w:asciiTheme="majorHAnsi" w:hAnsiTheme="majorHAnsi" w:cstheme="majorHAnsi"/>
                <w:b/>
              </w:rPr>
              <w:t>IndexTriangles</w:t>
            </w:r>
          </w:p>
        </w:tc>
      </w:tr>
      <w:tr w:rsidR="00F61BED" w:rsidRPr="006E199A" w14:paraId="3F1CF154" w14:textId="77777777" w:rsidTr="00BB757D">
        <w:trPr>
          <w:trHeight w:val="533"/>
          <w:jc w:val="center"/>
        </w:trPr>
        <w:tc>
          <w:tcPr>
            <w:tcW w:w="1278" w:type="dxa"/>
            <w:shd w:val="clear" w:color="auto" w:fill="D9D9D9" w:themeFill="background1" w:themeFillShade="D9"/>
            <w:vAlign w:val="center"/>
          </w:tcPr>
          <w:p w14:paraId="25343D6A" w14:textId="6F7E6E12" w:rsidR="00F61BED" w:rsidRPr="006E199A" w:rsidRDefault="00F61BED" w:rsidP="009950C3">
            <w:pPr>
              <w:spacing w:after="120"/>
              <w:jc w:val="center"/>
              <w:rPr>
                <w:rFonts w:asciiTheme="majorHAnsi" w:hAnsiTheme="majorHAnsi" w:cstheme="majorHAnsi"/>
              </w:rPr>
            </w:pPr>
            <w:r w:rsidRPr="006E199A">
              <w:rPr>
                <w:rFonts w:asciiTheme="majorHAnsi" w:hAnsiTheme="majorHAnsi" w:cstheme="majorHAnsi"/>
              </w:rPr>
              <w:t>Type</w:t>
            </w:r>
          </w:p>
        </w:tc>
        <w:tc>
          <w:tcPr>
            <w:tcW w:w="7506" w:type="dxa"/>
            <w:shd w:val="clear" w:color="auto" w:fill="FFFFFF" w:themeFill="background1"/>
            <w:vAlign w:val="center"/>
          </w:tcPr>
          <w:p w14:paraId="4048ACE0" w14:textId="46B836F7" w:rsidR="00F61BED" w:rsidRPr="006E199A" w:rsidRDefault="000E4D79" w:rsidP="008D09B8">
            <w:pPr>
              <w:spacing w:after="120"/>
              <w:rPr>
                <w:rFonts w:asciiTheme="majorHAnsi" w:hAnsiTheme="majorHAnsi" w:cstheme="majorHAnsi"/>
              </w:rPr>
            </w:pPr>
            <w:r w:rsidRPr="006E199A">
              <w:rPr>
                <w:rFonts w:asciiTheme="majorHAnsi" w:hAnsiTheme="majorHAnsi" w:cstheme="majorHAnsi"/>
              </w:rPr>
              <w:t>typedef TFL_DLL std::vector&lt;TFL_</w:t>
            </w:r>
            <w:r w:rsidR="00A70D27" w:rsidRPr="006E199A">
              <w:rPr>
                <w:rFonts w:asciiTheme="majorHAnsi" w:hAnsiTheme="majorHAnsi" w:cstheme="majorHAnsi"/>
              </w:rPr>
              <w:t>Index</w:t>
            </w:r>
            <w:r w:rsidRPr="006E199A">
              <w:rPr>
                <w:rFonts w:asciiTheme="majorHAnsi" w:hAnsiTheme="majorHAnsi" w:cstheme="majorHAnsi"/>
              </w:rPr>
              <w:t xml:space="preserve">Triangle&gt; </w:t>
            </w:r>
            <w:r w:rsidR="00480EA7" w:rsidRPr="006E199A">
              <w:rPr>
                <w:rFonts w:asciiTheme="majorHAnsi" w:hAnsiTheme="majorHAnsi" w:cstheme="majorHAnsi"/>
              </w:rPr>
              <w:t>TFL_</w:t>
            </w:r>
            <w:r w:rsidR="00A70D27" w:rsidRPr="006E199A">
              <w:rPr>
                <w:rFonts w:asciiTheme="majorHAnsi" w:hAnsiTheme="majorHAnsi" w:cstheme="majorHAnsi"/>
              </w:rPr>
              <w:t>IndexTriangles</w:t>
            </w:r>
          </w:p>
        </w:tc>
      </w:tr>
    </w:tbl>
    <w:p w14:paraId="3E77EF8E" w14:textId="2DEDBA0F" w:rsidR="00623C81" w:rsidRPr="006E199A" w:rsidRDefault="00480EA7" w:rsidP="009950C3">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8 </w:t>
      </w:r>
      <w:r w:rsidRPr="006E199A">
        <w:rPr>
          <w:rFonts w:asciiTheme="majorHAnsi" w:hAnsiTheme="majorHAnsi" w:cstheme="majorHAnsi"/>
          <w:b w:val="0"/>
        </w:rPr>
        <w:t>Typedef: TF::TFL_</w:t>
      </w:r>
      <w:r w:rsidR="00A70D27" w:rsidRPr="006E199A">
        <w:rPr>
          <w:rFonts w:asciiTheme="majorHAnsi" w:hAnsiTheme="majorHAnsi" w:cstheme="majorHAnsi"/>
          <w:b w:val="0"/>
        </w:rPr>
        <w:t>Index</w:t>
      </w:r>
      <w:r w:rsidRPr="006E199A">
        <w:rPr>
          <w:rFonts w:asciiTheme="majorHAnsi" w:hAnsiTheme="majorHAnsi" w:cstheme="majorHAnsi"/>
          <w:b w:val="0"/>
        </w:rPr>
        <w:t>Triangle</w:t>
      </w:r>
      <w:r w:rsidR="00A70D27" w:rsidRPr="006E199A">
        <w:rPr>
          <w:rFonts w:asciiTheme="majorHAnsi" w:hAnsiTheme="majorHAnsi" w:cstheme="majorHAnsi"/>
          <w:b w:val="0"/>
        </w:rPr>
        <w:t>s</w:t>
      </w:r>
    </w:p>
    <w:p w14:paraId="0EFA252C" w14:textId="05D46F2F" w:rsidR="00F61BED" w:rsidRPr="006E199A" w:rsidRDefault="00F61BED" w:rsidP="00366702">
      <w:pPr>
        <w:rPr>
          <w:rFonts w:asciiTheme="majorHAnsi" w:hAnsiTheme="majorHAnsi"/>
          <w:rPrChange w:id="812" w:author="STB" w:date="2020-09-09T15:02:00Z">
            <w:rPr/>
          </w:rPrChange>
        </w:rPr>
      </w:pPr>
    </w:p>
    <w:p w14:paraId="323DBD10" w14:textId="3E9E3970" w:rsidR="00276D3A" w:rsidRPr="006E199A" w:rsidRDefault="000E4D79" w:rsidP="009950C3">
      <w:pPr>
        <w:jc w:val="center"/>
        <w:rPr>
          <w:rFonts w:asciiTheme="majorHAnsi" w:hAnsiTheme="majorHAnsi" w:cstheme="majorHAnsi"/>
        </w:rPr>
      </w:pPr>
      <w:r w:rsidRPr="00425FA8">
        <w:rPr>
          <w:rFonts w:asciiTheme="majorHAnsi" w:hAnsiTheme="majorHAnsi" w:cstheme="majorHAnsi"/>
          <w:noProof/>
        </w:rPr>
        <w:drawing>
          <wp:inline distT="0" distB="0" distL="0" distR="0" wp14:anchorId="7E10A2FF" wp14:editId="167C956A">
            <wp:extent cx="5612130" cy="1987489"/>
            <wp:effectExtent l="0" t="0" r="7620" b="0"/>
            <wp:docPr id="7" name="Picture 7" desc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987489"/>
                    </a:xfrm>
                    <a:prstGeom prst="rect">
                      <a:avLst/>
                    </a:prstGeom>
                    <a:noFill/>
                    <a:ln>
                      <a:noFill/>
                    </a:ln>
                  </pic:spPr>
                </pic:pic>
              </a:graphicData>
            </a:graphic>
          </wp:inline>
        </w:drawing>
      </w:r>
    </w:p>
    <w:p w14:paraId="71F9D6F8" w14:textId="26A8DEE3" w:rsidR="00A168C1" w:rsidRPr="006E199A" w:rsidRDefault="00A168C1" w:rsidP="00A168C1">
      <w:pPr>
        <w:pStyle w:val="Caption"/>
        <w:jc w:val="center"/>
        <w:rPr>
          <w:rFonts w:asciiTheme="majorHAnsi" w:hAnsiTheme="majorHAnsi" w:cstheme="majorHAnsi"/>
          <w:lang w:eastAsia="ja-JP"/>
        </w:rPr>
      </w:pPr>
      <w:r w:rsidRPr="006E199A">
        <w:rPr>
          <w:rFonts w:asciiTheme="majorHAnsi" w:hAnsiTheme="majorHAnsi" w:cstheme="majorHAnsi"/>
          <w:b w:val="0"/>
        </w:rPr>
        <w:t xml:space="preserve">Figure 3 </w:t>
      </w:r>
      <w:r w:rsidR="00A70D27" w:rsidRPr="006E199A">
        <w:rPr>
          <w:rFonts w:asciiTheme="majorHAnsi" w:hAnsiTheme="majorHAnsi" w:cstheme="majorHAnsi"/>
          <w:b w:val="0"/>
        </w:rPr>
        <w:t>IndexTriangles</w:t>
      </w:r>
      <w:r w:rsidRPr="006E199A">
        <w:rPr>
          <w:rFonts w:asciiTheme="majorHAnsi" w:hAnsiTheme="majorHAnsi" w:cstheme="majorHAnsi"/>
          <w:b w:val="0"/>
        </w:rPr>
        <w:t xml:space="preserve"> is set of </w:t>
      </w:r>
      <w:r w:rsidR="00A70D27" w:rsidRPr="006E199A">
        <w:rPr>
          <w:rFonts w:asciiTheme="majorHAnsi" w:hAnsiTheme="majorHAnsi" w:cstheme="majorHAnsi"/>
          <w:b w:val="0"/>
        </w:rPr>
        <w:t>IndexT</w:t>
      </w:r>
      <w:r w:rsidRPr="006E199A">
        <w:rPr>
          <w:rFonts w:asciiTheme="majorHAnsi" w:hAnsiTheme="majorHAnsi" w:cstheme="majorHAnsi"/>
          <w:b w:val="0"/>
        </w:rPr>
        <w:t>riangle</w:t>
      </w:r>
    </w:p>
    <w:p w14:paraId="6914BAEB" w14:textId="77777777" w:rsidR="001968D3" w:rsidRPr="006E199A" w:rsidRDefault="001968D3" w:rsidP="001968D3">
      <w:pPr>
        <w:rPr>
          <w:rFonts w:asciiTheme="majorHAnsi" w:hAnsiTheme="majorHAnsi" w:cstheme="majorHAnsi"/>
        </w:rPr>
      </w:pPr>
    </w:p>
    <w:p w14:paraId="5B53B9E9" w14:textId="7B647BF4" w:rsidR="001968D3" w:rsidRPr="006E199A" w:rsidRDefault="001968D3" w:rsidP="001968D3">
      <w:pPr>
        <w:pStyle w:val="Heading2"/>
        <w:spacing w:before="0" w:after="120"/>
        <w:rPr>
          <w:rFonts w:eastAsia="MS PGothic" w:cstheme="majorHAnsi"/>
          <w:b/>
          <w:sz w:val="22"/>
          <w:szCs w:val="28"/>
        </w:rPr>
      </w:pPr>
      <w:bookmarkStart w:id="813" w:name="_Toc50556385"/>
      <w:r w:rsidRPr="006E199A">
        <w:rPr>
          <w:rFonts w:cstheme="majorHAnsi"/>
          <w:b/>
          <w:color w:val="auto"/>
          <w:sz w:val="32"/>
          <w:szCs w:val="32"/>
          <w:lang w:eastAsia="ja-JP"/>
        </w:rPr>
        <w:t>2.</w:t>
      </w:r>
      <w:r w:rsidR="009D2B3C" w:rsidRPr="006E199A">
        <w:rPr>
          <w:rFonts w:cstheme="majorHAnsi"/>
          <w:b/>
          <w:color w:val="auto"/>
          <w:sz w:val="32"/>
          <w:szCs w:val="32"/>
          <w:lang w:eastAsia="ja-JP"/>
        </w:rPr>
        <w:t>6</w:t>
      </w:r>
      <w:r w:rsidRPr="006E199A">
        <w:rPr>
          <w:rFonts w:cstheme="majorHAnsi"/>
          <w:b/>
          <w:color w:val="auto"/>
          <w:sz w:val="32"/>
          <w:szCs w:val="32"/>
          <w:lang w:eastAsia="ja-JP"/>
        </w:rPr>
        <w:t xml:space="preserve">. Typedef: </w:t>
      </w:r>
      <w:r w:rsidRPr="006E199A">
        <w:rPr>
          <w:rFonts w:cstheme="majorHAnsi"/>
          <w:b/>
          <w:color w:val="auto"/>
          <w:sz w:val="32"/>
          <w:szCs w:val="32"/>
        </w:rPr>
        <w:t>TFL::TFL_PointCloud</w:t>
      </w:r>
      <w:bookmarkEnd w:id="813"/>
    </w:p>
    <w:p w14:paraId="3610191B" w14:textId="77777777" w:rsidR="001968D3" w:rsidRPr="006E199A" w:rsidRDefault="001968D3" w:rsidP="001968D3">
      <w:pPr>
        <w:spacing w:after="120"/>
        <w:ind w:firstLineChars="50" w:firstLine="110"/>
        <w:jc w:val="both"/>
        <w:rPr>
          <w:rFonts w:asciiTheme="majorHAnsi" w:hAnsiTheme="majorHAnsi" w:cstheme="majorHAnsi"/>
        </w:rPr>
      </w:pPr>
      <w:r w:rsidRPr="006E199A">
        <w:rPr>
          <w:rFonts w:asciiTheme="majorHAnsi" w:hAnsiTheme="majorHAnsi" w:cstheme="majorHAnsi"/>
        </w:rPr>
        <w:t>Point cloud data that holds variable size of a point data. It is defined as follows.</w:t>
      </w:r>
    </w:p>
    <w:tbl>
      <w:tblPr>
        <w:tblStyle w:val="TableGrid"/>
        <w:tblW w:w="8784" w:type="dxa"/>
        <w:jc w:val="center"/>
        <w:tblLook w:val="04A0" w:firstRow="1" w:lastRow="0" w:firstColumn="1" w:lastColumn="0" w:noHBand="0" w:noVBand="1"/>
      </w:tblPr>
      <w:tblGrid>
        <w:gridCol w:w="1278"/>
        <w:gridCol w:w="7506"/>
      </w:tblGrid>
      <w:tr w:rsidR="001968D3" w:rsidRPr="006E199A" w14:paraId="6B268917" w14:textId="77777777" w:rsidTr="001968D3">
        <w:trPr>
          <w:trHeight w:val="533"/>
          <w:jc w:val="center"/>
        </w:trPr>
        <w:tc>
          <w:tcPr>
            <w:tcW w:w="8784" w:type="dxa"/>
            <w:gridSpan w:val="2"/>
            <w:tcBorders>
              <w:bottom w:val="single" w:sz="4" w:space="0" w:color="auto"/>
            </w:tcBorders>
            <w:shd w:val="clear" w:color="auto" w:fill="D9D9D9" w:themeFill="background1" w:themeFillShade="D9"/>
            <w:vAlign w:val="center"/>
          </w:tcPr>
          <w:p w14:paraId="229FE525" w14:textId="77777777" w:rsidR="001968D3" w:rsidRPr="006E199A" w:rsidRDefault="001968D3" w:rsidP="001968D3">
            <w:pPr>
              <w:spacing w:after="120"/>
              <w:jc w:val="center"/>
              <w:rPr>
                <w:rFonts w:asciiTheme="majorHAnsi" w:hAnsiTheme="majorHAnsi" w:cstheme="majorHAnsi"/>
                <w:b/>
              </w:rPr>
            </w:pPr>
            <w:r w:rsidRPr="006E199A">
              <w:rPr>
                <w:rFonts w:asciiTheme="majorHAnsi" w:hAnsiTheme="majorHAnsi" w:cstheme="majorHAnsi"/>
                <w:b/>
              </w:rPr>
              <w:t>TFL::TFL_PointCloud</w:t>
            </w:r>
          </w:p>
        </w:tc>
      </w:tr>
      <w:tr w:rsidR="001968D3" w:rsidRPr="006E199A" w14:paraId="0C374753" w14:textId="77777777" w:rsidTr="001968D3">
        <w:trPr>
          <w:trHeight w:val="533"/>
          <w:jc w:val="center"/>
        </w:trPr>
        <w:tc>
          <w:tcPr>
            <w:tcW w:w="1278" w:type="dxa"/>
            <w:shd w:val="clear" w:color="auto" w:fill="D9D9D9" w:themeFill="background1" w:themeFillShade="D9"/>
            <w:vAlign w:val="center"/>
          </w:tcPr>
          <w:p w14:paraId="40663097" w14:textId="77777777" w:rsidR="001968D3" w:rsidRPr="006E199A" w:rsidDel="00DB77A7" w:rsidRDefault="001968D3" w:rsidP="001968D3">
            <w:pPr>
              <w:spacing w:after="120"/>
              <w:jc w:val="center"/>
              <w:rPr>
                <w:rFonts w:asciiTheme="majorHAnsi" w:hAnsiTheme="majorHAnsi" w:cstheme="majorHAnsi"/>
              </w:rPr>
            </w:pPr>
            <w:r w:rsidRPr="006E199A">
              <w:rPr>
                <w:rFonts w:asciiTheme="majorHAnsi" w:hAnsiTheme="majorHAnsi" w:cstheme="majorHAnsi"/>
              </w:rPr>
              <w:t>Type</w:t>
            </w:r>
          </w:p>
        </w:tc>
        <w:tc>
          <w:tcPr>
            <w:tcW w:w="7506" w:type="dxa"/>
            <w:shd w:val="clear" w:color="auto" w:fill="FFFFFF" w:themeFill="background1"/>
            <w:vAlign w:val="center"/>
          </w:tcPr>
          <w:p w14:paraId="2B62E6A6" w14:textId="77777777" w:rsidR="001968D3" w:rsidRPr="006E199A" w:rsidDel="00DB77A7" w:rsidRDefault="001968D3" w:rsidP="001968D3">
            <w:pPr>
              <w:spacing w:after="120"/>
              <w:rPr>
                <w:rFonts w:asciiTheme="majorHAnsi" w:hAnsiTheme="majorHAnsi" w:cstheme="majorHAnsi"/>
              </w:rPr>
            </w:pPr>
            <w:r w:rsidRPr="006E199A">
              <w:rPr>
                <w:rFonts w:asciiTheme="majorHAnsi" w:hAnsiTheme="majorHAnsi" w:cstheme="majorHAnsi"/>
              </w:rPr>
              <w:t>typedef TFL_DLL vector&lt;TFL_PointXYZ&gt; TFL_PointCloud</w:t>
            </w:r>
          </w:p>
        </w:tc>
      </w:tr>
    </w:tbl>
    <w:p w14:paraId="3FB7E689" w14:textId="511AF6B9" w:rsidR="001968D3" w:rsidRPr="006E199A" w:rsidRDefault="001968D3" w:rsidP="001968D3">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9</w:t>
      </w:r>
      <w:r w:rsidRPr="006E199A">
        <w:rPr>
          <w:rFonts w:asciiTheme="majorHAnsi" w:hAnsiTheme="majorHAnsi" w:cstheme="majorHAnsi"/>
          <w:b w:val="0"/>
        </w:rPr>
        <w:t xml:space="preserve"> Typedef: TFL::TFL_PointCloud</w:t>
      </w:r>
    </w:p>
    <w:p w14:paraId="0B5B7CBE" w14:textId="77311ECF" w:rsidR="00623C81" w:rsidRPr="006E199A" w:rsidRDefault="00623C81" w:rsidP="00366702">
      <w:pPr>
        <w:rPr>
          <w:rFonts w:asciiTheme="majorHAnsi" w:hAnsiTheme="majorHAnsi"/>
          <w:rPrChange w:id="814" w:author="STB" w:date="2020-09-09T15:02:00Z">
            <w:rPr/>
          </w:rPrChange>
        </w:rPr>
      </w:pPr>
    </w:p>
    <w:p w14:paraId="3277D0F4" w14:textId="77777777" w:rsidR="00623C81" w:rsidRPr="006E199A" w:rsidRDefault="00623C81" w:rsidP="00366702">
      <w:pPr>
        <w:rPr>
          <w:rFonts w:asciiTheme="majorHAnsi" w:hAnsiTheme="majorHAnsi"/>
          <w:rPrChange w:id="815" w:author="STB" w:date="2020-09-09T15:02:00Z">
            <w:rPr/>
          </w:rPrChange>
        </w:rPr>
      </w:pPr>
    </w:p>
    <w:p w14:paraId="2AE0F5AB" w14:textId="72CF7CA3" w:rsidR="00623C81" w:rsidRPr="006E199A" w:rsidRDefault="00623C81">
      <w:pPr>
        <w:rPr>
          <w:rFonts w:asciiTheme="majorHAnsi" w:eastAsiaTheme="majorEastAsia" w:hAnsiTheme="majorHAnsi" w:cstheme="majorHAnsi"/>
          <w:b/>
          <w:sz w:val="32"/>
          <w:szCs w:val="32"/>
          <w:lang w:eastAsia="ja-JP"/>
        </w:rPr>
      </w:pPr>
      <w:r w:rsidRPr="006E199A">
        <w:rPr>
          <w:rFonts w:asciiTheme="majorHAnsi" w:hAnsiTheme="majorHAnsi" w:cstheme="majorHAnsi"/>
          <w:b/>
          <w:sz w:val="32"/>
          <w:szCs w:val="32"/>
          <w:lang w:eastAsia="ja-JP"/>
          <w:rPrChange w:id="816" w:author="STB" w:date="2020-09-09T15:02:00Z">
            <w:rPr>
              <w:rFonts w:cstheme="majorHAnsi"/>
              <w:b/>
              <w:sz w:val="32"/>
              <w:szCs w:val="32"/>
              <w:lang w:eastAsia="ja-JP"/>
            </w:rPr>
          </w:rPrChange>
        </w:rPr>
        <w:br w:type="page"/>
      </w:r>
    </w:p>
    <w:p w14:paraId="1401801A" w14:textId="2286BE6F" w:rsidR="00E73577" w:rsidRPr="006E199A" w:rsidRDefault="00E73577" w:rsidP="00E73577">
      <w:pPr>
        <w:pStyle w:val="Heading2"/>
        <w:spacing w:before="0" w:after="120"/>
        <w:rPr>
          <w:rFonts w:cstheme="majorHAnsi"/>
          <w:b/>
          <w:color w:val="auto"/>
          <w:sz w:val="32"/>
          <w:szCs w:val="32"/>
          <w:lang w:eastAsia="ja-JP"/>
        </w:rPr>
      </w:pPr>
      <w:bookmarkStart w:id="817" w:name="_Toc50556386"/>
      <w:r w:rsidRPr="006E199A">
        <w:rPr>
          <w:rFonts w:cstheme="majorHAnsi"/>
          <w:b/>
          <w:color w:val="auto"/>
          <w:sz w:val="32"/>
          <w:szCs w:val="32"/>
          <w:lang w:eastAsia="ja-JP"/>
        </w:rPr>
        <w:lastRenderedPageBreak/>
        <w:t>2.</w:t>
      </w:r>
      <w:r w:rsidR="00AC1629" w:rsidRPr="006E199A">
        <w:rPr>
          <w:rFonts w:cstheme="majorHAnsi"/>
          <w:b/>
          <w:color w:val="auto"/>
          <w:sz w:val="32"/>
          <w:szCs w:val="32"/>
          <w:lang w:eastAsia="ja-JP"/>
        </w:rPr>
        <w:t>7</w:t>
      </w:r>
      <w:r w:rsidRPr="006E199A">
        <w:rPr>
          <w:rFonts w:cstheme="majorHAnsi"/>
          <w:b/>
          <w:color w:val="auto"/>
          <w:sz w:val="32"/>
          <w:szCs w:val="32"/>
          <w:lang w:eastAsia="ja-JP"/>
        </w:rPr>
        <w:t xml:space="preserve">. </w:t>
      </w:r>
      <w:r w:rsidR="00EF39F0" w:rsidRPr="006E199A">
        <w:rPr>
          <w:rFonts w:cstheme="majorHAnsi"/>
          <w:b/>
          <w:color w:val="auto"/>
          <w:sz w:val="32"/>
          <w:szCs w:val="32"/>
          <w:lang w:eastAsia="ja-JP"/>
        </w:rPr>
        <w:t>Struct</w:t>
      </w:r>
      <w:r w:rsidRPr="006E199A">
        <w:rPr>
          <w:rFonts w:cstheme="majorHAnsi"/>
          <w:b/>
          <w:color w:val="auto"/>
          <w:sz w:val="32"/>
          <w:szCs w:val="32"/>
          <w:lang w:eastAsia="ja-JP"/>
        </w:rPr>
        <w:t>: TFL::TFL_Polygon</w:t>
      </w:r>
      <w:bookmarkEnd w:id="817"/>
    </w:p>
    <w:p w14:paraId="189C1CF8" w14:textId="44BB0BAE" w:rsidR="00E73577" w:rsidRPr="006E199A" w:rsidRDefault="00E73577" w:rsidP="0080243B">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Point cloud data that holds variable size of </w:t>
      </w:r>
      <w:r w:rsidR="00E579DB" w:rsidRPr="006E199A">
        <w:rPr>
          <w:rFonts w:asciiTheme="majorHAnsi" w:hAnsiTheme="majorHAnsi" w:cstheme="majorHAnsi"/>
        </w:rPr>
        <w:t xml:space="preserve">points </w:t>
      </w:r>
      <w:r w:rsidR="0080243B" w:rsidRPr="006E199A">
        <w:rPr>
          <w:rFonts w:asciiTheme="majorHAnsi" w:hAnsiTheme="majorHAnsi" w:cstheme="majorHAnsi"/>
        </w:rPr>
        <w:t>coordinate and</w:t>
      </w:r>
      <w:r w:rsidR="00611FFB" w:rsidRPr="006E199A">
        <w:rPr>
          <w:rFonts w:asciiTheme="majorHAnsi" w:hAnsiTheme="majorHAnsi" w:cstheme="majorHAnsi"/>
        </w:rPr>
        <w:t xml:space="preserve"> </w:t>
      </w:r>
      <w:r w:rsidR="00A70D27" w:rsidRPr="006E199A">
        <w:rPr>
          <w:rFonts w:asciiTheme="majorHAnsi" w:hAnsiTheme="majorHAnsi" w:cstheme="majorHAnsi"/>
        </w:rPr>
        <w:t>IndexTriangles</w:t>
      </w:r>
      <w:r w:rsidR="000E4D79" w:rsidRPr="006E199A">
        <w:rPr>
          <w:rFonts w:asciiTheme="majorHAnsi" w:hAnsiTheme="majorHAnsi" w:cstheme="majorHAnsi"/>
        </w:rPr>
        <w:t xml:space="preserve"> (set of </w:t>
      </w:r>
      <w:r w:rsidR="00A70D27" w:rsidRPr="006E199A">
        <w:rPr>
          <w:rFonts w:asciiTheme="majorHAnsi" w:hAnsiTheme="majorHAnsi" w:cstheme="majorHAnsi"/>
        </w:rPr>
        <w:t>IndexTriangle</w:t>
      </w:r>
      <w:r w:rsidR="000E4D79" w:rsidRPr="006E199A">
        <w:rPr>
          <w:rFonts w:asciiTheme="majorHAnsi" w:hAnsiTheme="majorHAnsi" w:cstheme="majorHAnsi"/>
        </w:rPr>
        <w:t>)</w:t>
      </w:r>
      <w:r w:rsidRPr="006E199A">
        <w:rPr>
          <w:rFonts w:asciiTheme="majorHAnsi" w:hAnsiTheme="majorHAnsi" w:cstheme="majorHAnsi"/>
        </w:rPr>
        <w:t>. It is defined as follows</w:t>
      </w:r>
    </w:p>
    <w:tbl>
      <w:tblPr>
        <w:tblStyle w:val="TableGrid"/>
        <w:tblW w:w="8838" w:type="dxa"/>
        <w:jc w:val="center"/>
        <w:tblLook w:val="04A0" w:firstRow="1" w:lastRow="0" w:firstColumn="1" w:lastColumn="0" w:noHBand="0" w:noVBand="1"/>
      </w:tblPr>
      <w:tblGrid>
        <w:gridCol w:w="494"/>
        <w:gridCol w:w="2391"/>
        <w:gridCol w:w="2325"/>
        <w:gridCol w:w="952"/>
        <w:gridCol w:w="2676"/>
      </w:tblGrid>
      <w:tr w:rsidR="00EF39F0" w:rsidRPr="006E199A" w14:paraId="753318C3" w14:textId="77777777" w:rsidTr="00BB757D">
        <w:trPr>
          <w:trHeight w:val="533"/>
          <w:jc w:val="center"/>
        </w:trPr>
        <w:tc>
          <w:tcPr>
            <w:tcW w:w="8838" w:type="dxa"/>
            <w:gridSpan w:val="5"/>
            <w:tcBorders>
              <w:bottom w:val="single" w:sz="4" w:space="0" w:color="auto"/>
            </w:tcBorders>
            <w:shd w:val="clear" w:color="auto" w:fill="D9D9D9" w:themeFill="background1" w:themeFillShade="D9"/>
            <w:vAlign w:val="center"/>
          </w:tcPr>
          <w:p w14:paraId="6F0D884E" w14:textId="7F2A7EFB" w:rsidR="00EF39F0" w:rsidRPr="006E199A" w:rsidRDefault="00EF39F0" w:rsidP="008D09B8">
            <w:pPr>
              <w:spacing w:after="120"/>
              <w:jc w:val="center"/>
              <w:rPr>
                <w:rFonts w:asciiTheme="majorHAnsi" w:hAnsiTheme="majorHAnsi" w:cstheme="majorHAnsi"/>
                <w:b/>
              </w:rPr>
            </w:pPr>
            <w:r w:rsidRPr="006E199A">
              <w:rPr>
                <w:rFonts w:asciiTheme="majorHAnsi" w:hAnsiTheme="majorHAnsi" w:cstheme="majorHAnsi"/>
                <w:b/>
              </w:rPr>
              <w:t>TFL::TFL_Polygon</w:t>
            </w:r>
          </w:p>
        </w:tc>
      </w:tr>
      <w:tr w:rsidR="00CA61CE" w:rsidRPr="006E199A" w14:paraId="3B397DB1" w14:textId="77777777" w:rsidTr="00BB757D">
        <w:trPr>
          <w:trHeight w:val="533"/>
          <w:jc w:val="center"/>
        </w:trPr>
        <w:tc>
          <w:tcPr>
            <w:tcW w:w="497" w:type="dxa"/>
            <w:shd w:val="clear" w:color="auto" w:fill="DBDBDB" w:themeFill="accent3" w:themeFillTint="66"/>
            <w:vAlign w:val="center"/>
          </w:tcPr>
          <w:p w14:paraId="32F9D995" w14:textId="5C64C97F" w:rsidR="000E4D79" w:rsidRPr="006E199A" w:rsidRDefault="000E4D79" w:rsidP="000E4D79">
            <w:pPr>
              <w:spacing w:after="120"/>
              <w:jc w:val="center"/>
              <w:rPr>
                <w:rFonts w:asciiTheme="majorHAnsi" w:hAnsiTheme="majorHAnsi" w:cstheme="majorHAnsi"/>
                <w:b/>
              </w:rPr>
            </w:pPr>
            <w:r w:rsidRPr="006E199A">
              <w:rPr>
                <w:rFonts w:asciiTheme="majorHAnsi" w:hAnsiTheme="majorHAnsi" w:cstheme="majorHAnsi"/>
                <w:b/>
              </w:rPr>
              <w:t>No</w:t>
            </w:r>
          </w:p>
        </w:tc>
        <w:tc>
          <w:tcPr>
            <w:tcW w:w="2513" w:type="dxa"/>
            <w:shd w:val="clear" w:color="auto" w:fill="DBDBDB" w:themeFill="accent3" w:themeFillTint="66"/>
            <w:vAlign w:val="center"/>
          </w:tcPr>
          <w:p w14:paraId="361CEA8B" w14:textId="08E8EFE6" w:rsidR="000E4D79" w:rsidRPr="006E199A" w:rsidRDefault="000E4D79" w:rsidP="009950C3">
            <w:pPr>
              <w:spacing w:after="120"/>
              <w:jc w:val="center"/>
              <w:rPr>
                <w:rFonts w:asciiTheme="majorHAnsi" w:hAnsiTheme="majorHAnsi" w:cstheme="majorHAnsi"/>
                <w:b/>
              </w:rPr>
            </w:pPr>
            <w:r w:rsidRPr="006E199A">
              <w:rPr>
                <w:rFonts w:asciiTheme="majorHAnsi" w:hAnsiTheme="majorHAnsi" w:cstheme="majorHAnsi"/>
                <w:b/>
              </w:rPr>
              <w:t>Variables name</w:t>
            </w:r>
          </w:p>
        </w:tc>
        <w:tc>
          <w:tcPr>
            <w:tcW w:w="2020" w:type="dxa"/>
            <w:shd w:val="clear" w:color="auto" w:fill="DBDBDB" w:themeFill="accent3" w:themeFillTint="66"/>
            <w:vAlign w:val="center"/>
          </w:tcPr>
          <w:p w14:paraId="0E5E9FEE" w14:textId="78C07AF2" w:rsidR="000E4D79" w:rsidRPr="006E199A" w:rsidRDefault="000E4D79" w:rsidP="00A70D27">
            <w:pPr>
              <w:spacing w:after="120"/>
              <w:ind w:firstLineChars="3" w:firstLine="7"/>
              <w:jc w:val="center"/>
              <w:rPr>
                <w:rFonts w:asciiTheme="majorHAnsi" w:hAnsiTheme="majorHAnsi" w:cstheme="majorHAnsi"/>
                <w:b/>
              </w:rPr>
            </w:pPr>
            <w:r w:rsidRPr="006E199A">
              <w:rPr>
                <w:rFonts w:asciiTheme="majorHAnsi" w:hAnsiTheme="majorHAnsi" w:cstheme="majorHAnsi"/>
                <w:b/>
              </w:rPr>
              <w:t>Type</w:t>
            </w:r>
          </w:p>
        </w:tc>
        <w:tc>
          <w:tcPr>
            <w:tcW w:w="971" w:type="dxa"/>
            <w:shd w:val="clear" w:color="auto" w:fill="DBDBDB" w:themeFill="accent3" w:themeFillTint="66"/>
            <w:vAlign w:val="center"/>
          </w:tcPr>
          <w:p w14:paraId="5F2A213C" w14:textId="31C86DD8" w:rsidR="000E4D79" w:rsidRPr="006E199A" w:rsidRDefault="000E4D79" w:rsidP="00A70D27">
            <w:pPr>
              <w:spacing w:after="120"/>
              <w:ind w:firstLineChars="3" w:firstLine="7"/>
              <w:jc w:val="center"/>
              <w:rPr>
                <w:rFonts w:asciiTheme="majorHAnsi" w:hAnsiTheme="majorHAnsi" w:cstheme="majorHAnsi"/>
                <w:b/>
              </w:rPr>
            </w:pPr>
            <w:r w:rsidRPr="006E199A">
              <w:rPr>
                <w:rFonts w:asciiTheme="majorHAnsi" w:hAnsiTheme="majorHAnsi" w:cstheme="majorHAnsi"/>
                <w:b/>
              </w:rPr>
              <w:t>Access</w:t>
            </w:r>
          </w:p>
        </w:tc>
        <w:tc>
          <w:tcPr>
            <w:tcW w:w="2837" w:type="dxa"/>
            <w:shd w:val="clear" w:color="auto" w:fill="DBDBDB" w:themeFill="accent3" w:themeFillTint="66"/>
            <w:vAlign w:val="center"/>
          </w:tcPr>
          <w:p w14:paraId="6E49E857" w14:textId="4229F1A2" w:rsidR="000E4D79" w:rsidRPr="006E199A" w:rsidRDefault="000E4D79" w:rsidP="009950C3">
            <w:pPr>
              <w:spacing w:after="120"/>
              <w:jc w:val="center"/>
              <w:rPr>
                <w:rFonts w:asciiTheme="majorHAnsi" w:hAnsiTheme="majorHAnsi" w:cstheme="majorHAnsi"/>
                <w:b/>
              </w:rPr>
            </w:pPr>
            <w:r w:rsidRPr="006E199A">
              <w:rPr>
                <w:rFonts w:asciiTheme="majorHAnsi" w:hAnsiTheme="majorHAnsi" w:cstheme="majorHAnsi"/>
                <w:b/>
              </w:rPr>
              <w:t>Content</w:t>
            </w:r>
          </w:p>
        </w:tc>
      </w:tr>
      <w:tr w:rsidR="00CA61CE" w:rsidRPr="006E199A" w14:paraId="451D270C" w14:textId="77777777" w:rsidTr="00BB757D">
        <w:trPr>
          <w:trHeight w:val="533"/>
          <w:jc w:val="center"/>
        </w:trPr>
        <w:tc>
          <w:tcPr>
            <w:tcW w:w="497" w:type="dxa"/>
            <w:vAlign w:val="center"/>
          </w:tcPr>
          <w:p w14:paraId="10319D59" w14:textId="0A183A75" w:rsidR="000E4D79" w:rsidRPr="006E199A" w:rsidRDefault="00E325DF" w:rsidP="008D09B8">
            <w:pPr>
              <w:spacing w:after="120" w:line="259" w:lineRule="auto"/>
              <w:jc w:val="center"/>
              <w:rPr>
                <w:rFonts w:asciiTheme="majorHAnsi" w:hAnsiTheme="majorHAnsi" w:cstheme="majorHAnsi"/>
              </w:rPr>
            </w:pPr>
            <w:r w:rsidRPr="006E199A">
              <w:rPr>
                <w:rFonts w:asciiTheme="majorHAnsi" w:hAnsiTheme="majorHAnsi" w:cstheme="majorHAnsi"/>
              </w:rPr>
              <w:t>1</w:t>
            </w:r>
          </w:p>
        </w:tc>
        <w:tc>
          <w:tcPr>
            <w:tcW w:w="2513" w:type="dxa"/>
            <w:vAlign w:val="center"/>
          </w:tcPr>
          <w:p w14:paraId="5A6E09BD" w14:textId="4CC734C5" w:rsidR="000E4D79" w:rsidRPr="006E199A" w:rsidRDefault="00A4165F" w:rsidP="008D09B8">
            <w:pPr>
              <w:spacing w:after="120" w:line="259" w:lineRule="auto"/>
              <w:rPr>
                <w:rFonts w:asciiTheme="majorHAnsi" w:hAnsiTheme="majorHAnsi" w:cstheme="majorHAnsi"/>
              </w:rPr>
            </w:pPr>
            <w:r w:rsidRPr="006E199A">
              <w:rPr>
                <w:rFonts w:asciiTheme="majorHAnsi" w:hAnsiTheme="majorHAnsi" w:cstheme="majorHAnsi"/>
              </w:rPr>
              <w:t>PointCloud</w:t>
            </w:r>
          </w:p>
        </w:tc>
        <w:tc>
          <w:tcPr>
            <w:tcW w:w="2020" w:type="dxa"/>
            <w:vAlign w:val="center"/>
          </w:tcPr>
          <w:p w14:paraId="4A789085" w14:textId="6181C478" w:rsidR="000E4D79" w:rsidRPr="006E199A" w:rsidRDefault="00A4165F" w:rsidP="008D09B8">
            <w:pPr>
              <w:spacing w:after="120"/>
              <w:ind w:left="8"/>
              <w:jc w:val="center"/>
              <w:rPr>
                <w:rFonts w:asciiTheme="majorHAnsi" w:hAnsiTheme="majorHAnsi" w:cstheme="majorHAnsi"/>
              </w:rPr>
            </w:pPr>
            <w:r w:rsidRPr="006E199A">
              <w:rPr>
                <w:rFonts w:asciiTheme="majorHAnsi" w:hAnsiTheme="majorHAnsi" w:cstheme="majorHAnsi"/>
              </w:rPr>
              <w:t>TFL::TFL_PointCloud</w:t>
            </w:r>
          </w:p>
        </w:tc>
        <w:tc>
          <w:tcPr>
            <w:tcW w:w="971" w:type="dxa"/>
            <w:vAlign w:val="center"/>
          </w:tcPr>
          <w:p w14:paraId="0E4D17A2" w14:textId="512B3C59" w:rsidR="000E4D79" w:rsidRPr="006E199A" w:rsidRDefault="00A53EDB" w:rsidP="008D09B8">
            <w:pPr>
              <w:spacing w:after="120" w:line="259" w:lineRule="auto"/>
              <w:ind w:left="8"/>
              <w:jc w:val="center"/>
              <w:rPr>
                <w:rFonts w:asciiTheme="majorHAnsi" w:hAnsiTheme="majorHAnsi" w:cstheme="majorHAnsi"/>
              </w:rPr>
            </w:pPr>
            <w:r w:rsidRPr="006E199A">
              <w:rPr>
                <w:rFonts w:asciiTheme="majorHAnsi" w:hAnsiTheme="majorHAnsi" w:cstheme="majorHAnsi"/>
              </w:rPr>
              <w:t>Public</w:t>
            </w:r>
          </w:p>
        </w:tc>
        <w:tc>
          <w:tcPr>
            <w:tcW w:w="2837" w:type="dxa"/>
            <w:vAlign w:val="center"/>
          </w:tcPr>
          <w:p w14:paraId="3E90691C" w14:textId="33A4D518" w:rsidR="000E4D79" w:rsidRPr="006E199A" w:rsidRDefault="00A4165F" w:rsidP="008D09B8">
            <w:pPr>
              <w:spacing w:after="120" w:line="259" w:lineRule="auto"/>
              <w:rPr>
                <w:rFonts w:asciiTheme="majorHAnsi" w:hAnsiTheme="majorHAnsi" w:cstheme="majorHAnsi"/>
              </w:rPr>
            </w:pPr>
            <w:r w:rsidRPr="006E199A">
              <w:rPr>
                <w:rFonts w:asciiTheme="majorHAnsi" w:hAnsiTheme="majorHAnsi" w:cstheme="majorHAnsi"/>
              </w:rPr>
              <w:t>Point Cloud data</w:t>
            </w:r>
          </w:p>
        </w:tc>
      </w:tr>
      <w:tr w:rsidR="00CA61CE" w:rsidRPr="006E199A" w14:paraId="7A8CD6E2" w14:textId="77777777" w:rsidTr="00BB757D">
        <w:trPr>
          <w:trHeight w:val="533"/>
          <w:jc w:val="center"/>
        </w:trPr>
        <w:tc>
          <w:tcPr>
            <w:tcW w:w="497" w:type="dxa"/>
            <w:vAlign w:val="center"/>
          </w:tcPr>
          <w:p w14:paraId="0A6FC2F7" w14:textId="1897AFE1" w:rsidR="000E4D79" w:rsidRPr="006E199A" w:rsidRDefault="00E325DF" w:rsidP="008D09B8">
            <w:pPr>
              <w:spacing w:after="120" w:line="259" w:lineRule="auto"/>
              <w:jc w:val="center"/>
              <w:rPr>
                <w:rFonts w:asciiTheme="majorHAnsi" w:hAnsiTheme="majorHAnsi" w:cstheme="majorHAnsi"/>
              </w:rPr>
            </w:pPr>
            <w:r w:rsidRPr="006E199A">
              <w:rPr>
                <w:rFonts w:asciiTheme="majorHAnsi" w:hAnsiTheme="majorHAnsi" w:cstheme="majorHAnsi"/>
              </w:rPr>
              <w:t>2</w:t>
            </w:r>
          </w:p>
        </w:tc>
        <w:tc>
          <w:tcPr>
            <w:tcW w:w="2513" w:type="dxa"/>
            <w:vAlign w:val="center"/>
          </w:tcPr>
          <w:p w14:paraId="7C973BC5" w14:textId="13A3A651" w:rsidR="000E4D79"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IndexTriangles</w:t>
            </w:r>
          </w:p>
        </w:tc>
        <w:tc>
          <w:tcPr>
            <w:tcW w:w="2020" w:type="dxa"/>
            <w:vAlign w:val="center"/>
          </w:tcPr>
          <w:p w14:paraId="50DCDDB1" w14:textId="01402BCD" w:rsidR="000E4D79" w:rsidRPr="006E199A" w:rsidRDefault="00A4165F" w:rsidP="008D09B8">
            <w:pPr>
              <w:spacing w:after="120"/>
              <w:ind w:firstLineChars="3" w:firstLine="7"/>
              <w:jc w:val="center"/>
              <w:rPr>
                <w:rFonts w:asciiTheme="majorHAnsi" w:hAnsiTheme="majorHAnsi" w:cstheme="majorHAnsi"/>
              </w:rPr>
            </w:pPr>
            <w:r w:rsidRPr="006E199A">
              <w:rPr>
                <w:rFonts w:asciiTheme="majorHAnsi" w:hAnsiTheme="majorHAnsi" w:cstheme="majorHAnsi"/>
              </w:rPr>
              <w:t>TFL::TFL_</w:t>
            </w:r>
            <w:r w:rsidR="00A70D27" w:rsidRPr="006E199A">
              <w:rPr>
                <w:rFonts w:asciiTheme="majorHAnsi" w:hAnsiTheme="majorHAnsi" w:cstheme="majorHAnsi"/>
              </w:rPr>
              <w:t>IndexTriangles</w:t>
            </w:r>
          </w:p>
        </w:tc>
        <w:tc>
          <w:tcPr>
            <w:tcW w:w="971" w:type="dxa"/>
            <w:vAlign w:val="center"/>
          </w:tcPr>
          <w:p w14:paraId="4431A325" w14:textId="3358A21C" w:rsidR="000E4D79" w:rsidRPr="006E199A" w:rsidRDefault="00A53EDB" w:rsidP="008D09B8">
            <w:pPr>
              <w:spacing w:after="120" w:line="259" w:lineRule="auto"/>
              <w:ind w:firstLineChars="3" w:firstLine="7"/>
              <w:jc w:val="center"/>
              <w:rPr>
                <w:rFonts w:asciiTheme="majorHAnsi" w:hAnsiTheme="majorHAnsi" w:cstheme="majorHAnsi"/>
              </w:rPr>
            </w:pPr>
            <w:r w:rsidRPr="006E199A">
              <w:rPr>
                <w:rFonts w:asciiTheme="majorHAnsi" w:hAnsiTheme="majorHAnsi" w:cstheme="majorHAnsi"/>
              </w:rPr>
              <w:t>Public</w:t>
            </w:r>
          </w:p>
        </w:tc>
        <w:tc>
          <w:tcPr>
            <w:tcW w:w="2837" w:type="dxa"/>
            <w:vAlign w:val="center"/>
          </w:tcPr>
          <w:p w14:paraId="3F4CA619" w14:textId="751063D7" w:rsidR="000E4D79" w:rsidRPr="006E199A" w:rsidRDefault="00CA61CE" w:rsidP="008D09B8">
            <w:pPr>
              <w:spacing w:after="120" w:line="259" w:lineRule="auto"/>
              <w:rPr>
                <w:rFonts w:asciiTheme="majorHAnsi" w:hAnsiTheme="majorHAnsi" w:cstheme="majorHAnsi"/>
              </w:rPr>
            </w:pPr>
            <w:r w:rsidRPr="006E199A">
              <w:rPr>
                <w:rFonts w:asciiTheme="majorHAnsi" w:hAnsiTheme="majorHAnsi" w:cstheme="majorHAnsi"/>
              </w:rPr>
              <w:t xml:space="preserve">IndexTriangles </w:t>
            </w:r>
            <w:r w:rsidR="00A4165F" w:rsidRPr="006E199A">
              <w:rPr>
                <w:rFonts w:asciiTheme="majorHAnsi" w:hAnsiTheme="majorHAnsi" w:cstheme="majorHAnsi"/>
              </w:rPr>
              <w:t>data</w:t>
            </w:r>
          </w:p>
        </w:tc>
      </w:tr>
    </w:tbl>
    <w:p w14:paraId="6A26746F" w14:textId="556C2F28" w:rsidR="00E73577" w:rsidRPr="006E199A" w:rsidRDefault="00E73577" w:rsidP="00E73577">
      <w:pPr>
        <w:pStyle w:val="Caption"/>
        <w:jc w:val="center"/>
        <w:rPr>
          <w:rFonts w:asciiTheme="majorHAnsi" w:hAnsiTheme="majorHAnsi" w:cstheme="majorHAnsi"/>
        </w:rPr>
      </w:pPr>
      <w:r w:rsidRPr="006E199A">
        <w:rPr>
          <w:rFonts w:asciiTheme="majorHAnsi" w:hAnsiTheme="majorHAnsi" w:cstheme="majorHAnsi"/>
          <w:b w:val="0"/>
        </w:rPr>
        <w:t xml:space="preserve">Table </w:t>
      </w:r>
      <w:r w:rsidR="00480EA7" w:rsidRPr="006E199A">
        <w:rPr>
          <w:rFonts w:asciiTheme="majorHAnsi" w:hAnsiTheme="majorHAnsi" w:cstheme="majorHAnsi"/>
          <w:b w:val="0"/>
        </w:rPr>
        <w:t>10</w:t>
      </w:r>
      <w:r w:rsidRPr="006E199A">
        <w:rPr>
          <w:rFonts w:asciiTheme="majorHAnsi" w:hAnsiTheme="majorHAnsi" w:cstheme="majorHAnsi"/>
          <w:b w:val="0"/>
        </w:rPr>
        <w:t xml:space="preserve"> </w:t>
      </w:r>
      <w:r w:rsidR="003A506A" w:rsidRPr="006E199A">
        <w:rPr>
          <w:rFonts w:asciiTheme="majorHAnsi" w:hAnsiTheme="majorHAnsi" w:cstheme="majorHAnsi"/>
          <w:b w:val="0"/>
        </w:rPr>
        <w:t>List of</w:t>
      </w:r>
      <w:r w:rsidR="00A4165F" w:rsidRPr="006E199A">
        <w:rPr>
          <w:rFonts w:asciiTheme="majorHAnsi" w:hAnsiTheme="majorHAnsi" w:cstheme="majorHAnsi"/>
          <w:b w:val="0"/>
        </w:rPr>
        <w:t xml:space="preserve"> TFL_</w:t>
      </w:r>
      <w:r w:rsidR="003A506A" w:rsidRPr="006E199A">
        <w:rPr>
          <w:rFonts w:asciiTheme="majorHAnsi" w:hAnsiTheme="majorHAnsi" w:cstheme="majorHAnsi"/>
          <w:b w:val="0"/>
        </w:rPr>
        <w:t>Polygon elements</w:t>
      </w:r>
    </w:p>
    <w:p w14:paraId="6C607451" w14:textId="77777777" w:rsidR="009D2B3C" w:rsidRPr="006E199A" w:rsidRDefault="009D2B3C" w:rsidP="009D2B3C">
      <w:pPr>
        <w:spacing w:after="120"/>
        <w:rPr>
          <w:rFonts w:asciiTheme="majorHAnsi" w:hAnsiTheme="majorHAnsi" w:cstheme="majorHAnsi"/>
        </w:rPr>
      </w:pPr>
    </w:p>
    <w:p w14:paraId="4B5B43CE" w14:textId="13315951" w:rsidR="009D2B3C" w:rsidRPr="006E199A" w:rsidRDefault="009D2B3C" w:rsidP="009D2B3C">
      <w:pPr>
        <w:pStyle w:val="Heading2"/>
        <w:spacing w:before="0" w:after="120"/>
        <w:rPr>
          <w:rFonts w:cstheme="majorHAnsi"/>
          <w:b/>
          <w:color w:val="auto"/>
          <w:sz w:val="32"/>
        </w:rPr>
      </w:pPr>
      <w:bookmarkStart w:id="818" w:name="_Toc50556387"/>
      <w:r w:rsidRPr="006E199A">
        <w:rPr>
          <w:rFonts w:cstheme="majorHAnsi"/>
          <w:b/>
          <w:color w:val="auto"/>
          <w:sz w:val="32"/>
        </w:rPr>
        <w:t>2.8. Function: TFL::LoadPolygon</w:t>
      </w:r>
      <w:bookmarkEnd w:id="818"/>
    </w:p>
    <w:tbl>
      <w:tblPr>
        <w:tblStyle w:val="TableGrid"/>
        <w:tblW w:w="8815" w:type="dxa"/>
        <w:jc w:val="center"/>
        <w:tblLook w:val="04A0" w:firstRow="1" w:lastRow="0" w:firstColumn="1" w:lastColumn="0" w:noHBand="0" w:noVBand="1"/>
      </w:tblPr>
      <w:tblGrid>
        <w:gridCol w:w="1159"/>
        <w:gridCol w:w="2072"/>
        <w:gridCol w:w="833"/>
        <w:gridCol w:w="4751"/>
      </w:tblGrid>
      <w:tr w:rsidR="009D2B3C" w:rsidRPr="006E199A" w14:paraId="0C6A6F68" w14:textId="77777777" w:rsidTr="00E3141D">
        <w:trPr>
          <w:trHeight w:val="638"/>
          <w:jc w:val="center"/>
        </w:trPr>
        <w:tc>
          <w:tcPr>
            <w:tcW w:w="1159" w:type="dxa"/>
            <w:shd w:val="clear" w:color="auto" w:fill="C9C9C9" w:themeFill="accent3" w:themeFillTint="99"/>
            <w:vAlign w:val="center"/>
          </w:tcPr>
          <w:p w14:paraId="074523C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Function</w:t>
            </w:r>
          </w:p>
        </w:tc>
        <w:tc>
          <w:tcPr>
            <w:tcW w:w="7656" w:type="dxa"/>
            <w:gridSpan w:val="3"/>
            <w:vAlign w:val="center"/>
          </w:tcPr>
          <w:p w14:paraId="02798EDD" w14:textId="462A9195"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LoadPolygon</w:t>
            </w:r>
          </w:p>
        </w:tc>
      </w:tr>
      <w:tr w:rsidR="009D2B3C" w:rsidRPr="006E199A" w14:paraId="32E4AB61" w14:textId="77777777" w:rsidTr="00E3141D">
        <w:trPr>
          <w:trHeight w:val="638"/>
          <w:jc w:val="center"/>
        </w:trPr>
        <w:tc>
          <w:tcPr>
            <w:tcW w:w="1159" w:type="dxa"/>
            <w:shd w:val="clear" w:color="auto" w:fill="C9C9C9" w:themeFill="accent3" w:themeFillTint="99"/>
            <w:vAlign w:val="center"/>
          </w:tcPr>
          <w:p w14:paraId="6A40A85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Overview</w:t>
            </w:r>
          </w:p>
        </w:tc>
        <w:tc>
          <w:tcPr>
            <w:tcW w:w="7656" w:type="dxa"/>
            <w:gridSpan w:val="3"/>
            <w:vAlign w:val="center"/>
          </w:tcPr>
          <w:p w14:paraId="4D8643D2" w14:textId="73E97D78" w:rsidR="009D2B3C" w:rsidRPr="006E199A" w:rsidRDefault="009D2B3C" w:rsidP="009D2B3C">
            <w:pPr>
              <w:spacing w:after="120"/>
              <w:jc w:val="both"/>
              <w:rPr>
                <w:rFonts w:asciiTheme="majorHAnsi" w:hAnsiTheme="majorHAnsi" w:cstheme="majorHAnsi"/>
              </w:rPr>
            </w:pPr>
            <w:r w:rsidRPr="006E199A">
              <w:rPr>
                <w:rFonts w:asciiTheme="majorHAnsi" w:hAnsiTheme="majorHAnsi" w:cstheme="majorHAnsi"/>
              </w:rPr>
              <w:t>Load Polygon data from PLY file</w:t>
            </w:r>
          </w:p>
        </w:tc>
      </w:tr>
      <w:tr w:rsidR="009D2B3C" w:rsidRPr="006E199A" w14:paraId="38AA9BC0" w14:textId="77777777" w:rsidTr="00E3141D">
        <w:trPr>
          <w:trHeight w:val="638"/>
          <w:jc w:val="center"/>
        </w:trPr>
        <w:tc>
          <w:tcPr>
            <w:tcW w:w="1159" w:type="dxa"/>
            <w:shd w:val="clear" w:color="auto" w:fill="C9C9C9" w:themeFill="accent3" w:themeFillTint="99"/>
            <w:vAlign w:val="center"/>
          </w:tcPr>
          <w:p w14:paraId="098F64C9"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Prototype</w:t>
            </w:r>
          </w:p>
        </w:tc>
        <w:tc>
          <w:tcPr>
            <w:tcW w:w="7656" w:type="dxa"/>
            <w:gridSpan w:val="3"/>
            <w:vAlign w:val="center"/>
          </w:tcPr>
          <w:p w14:paraId="5D1A1D81" w14:textId="2F82C8C0" w:rsidR="009D2B3C" w:rsidRPr="006E199A" w:rsidRDefault="009D2B3C" w:rsidP="00E3141D">
            <w:pPr>
              <w:spacing w:after="120"/>
              <w:jc w:val="both"/>
              <w:rPr>
                <w:rFonts w:asciiTheme="majorHAnsi" w:hAnsiTheme="majorHAnsi" w:cstheme="majorHAnsi"/>
              </w:rPr>
            </w:pPr>
            <w:r w:rsidRPr="006E199A">
              <w:rPr>
                <w:rFonts w:asciiTheme="majorHAnsi" w:hAnsiTheme="majorHAnsi" w:cstheme="majorHAnsi"/>
              </w:rPr>
              <w:t>LoadPolygon(</w:t>
            </w:r>
          </w:p>
          <w:p w14:paraId="4DEAB754" w14:textId="77777777" w:rsidR="009D2B3C" w:rsidRPr="006E199A" w:rsidRDefault="009D2B3C" w:rsidP="00E3141D">
            <w:pPr>
              <w:spacing w:after="120"/>
              <w:ind w:firstLineChars="150" w:firstLine="330"/>
              <w:rPr>
                <w:rFonts w:asciiTheme="majorHAnsi" w:hAnsiTheme="majorHAnsi" w:cstheme="majorHAnsi"/>
              </w:rPr>
            </w:pPr>
            <w:r w:rsidRPr="006E199A">
              <w:rPr>
                <w:rFonts w:asciiTheme="majorHAnsi" w:hAnsiTheme="majorHAnsi" w:cstheme="majorHAnsi"/>
              </w:rPr>
              <w:t>wchar_t* filename</w:t>
            </w:r>
          </w:p>
          <w:p w14:paraId="4087E6B6" w14:textId="77777777" w:rsidR="009D2B3C" w:rsidRPr="006E199A" w:rsidRDefault="009D2B3C" w:rsidP="00E3141D">
            <w:pPr>
              <w:spacing w:after="120"/>
              <w:ind w:firstLineChars="150" w:firstLine="330"/>
              <w:rPr>
                <w:rFonts w:asciiTheme="majorHAnsi" w:hAnsiTheme="majorHAnsi" w:cstheme="majorHAnsi"/>
              </w:rPr>
            </w:pPr>
            <w:r w:rsidRPr="006E199A">
              <w:rPr>
                <w:rFonts w:asciiTheme="majorHAnsi" w:hAnsiTheme="majorHAnsi" w:cstheme="majorHAnsi"/>
              </w:rPr>
              <w:t>const TFL::TFL_Polygon &amp;polygon)</w:t>
            </w:r>
          </w:p>
        </w:tc>
      </w:tr>
      <w:tr w:rsidR="009D2B3C" w:rsidRPr="006E199A" w14:paraId="04E8E81E" w14:textId="77777777" w:rsidTr="00E3141D">
        <w:trPr>
          <w:trHeight w:val="638"/>
          <w:jc w:val="center"/>
        </w:trPr>
        <w:tc>
          <w:tcPr>
            <w:tcW w:w="1159" w:type="dxa"/>
            <w:shd w:val="clear" w:color="auto" w:fill="C9C9C9" w:themeFill="accent3" w:themeFillTint="99"/>
            <w:vAlign w:val="center"/>
          </w:tcPr>
          <w:p w14:paraId="0425E11B"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Return</w:t>
            </w:r>
          </w:p>
        </w:tc>
        <w:tc>
          <w:tcPr>
            <w:tcW w:w="7656" w:type="dxa"/>
            <w:gridSpan w:val="3"/>
            <w:vAlign w:val="center"/>
          </w:tcPr>
          <w:p w14:paraId="3C397FC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enum TFL::TFL_Result</w:t>
            </w:r>
          </w:p>
        </w:tc>
      </w:tr>
      <w:tr w:rsidR="009D2B3C" w:rsidRPr="006E199A" w14:paraId="076E2C87" w14:textId="77777777" w:rsidTr="00E3141D">
        <w:trPr>
          <w:trHeight w:val="638"/>
          <w:jc w:val="center"/>
        </w:trPr>
        <w:tc>
          <w:tcPr>
            <w:tcW w:w="1159" w:type="dxa"/>
            <w:tcBorders>
              <w:tl2br w:val="single" w:sz="4" w:space="0" w:color="auto"/>
            </w:tcBorders>
            <w:shd w:val="clear" w:color="auto" w:fill="C9C9C9" w:themeFill="accent3" w:themeFillTint="99"/>
            <w:vAlign w:val="center"/>
          </w:tcPr>
          <w:p w14:paraId="761D780C" w14:textId="77777777" w:rsidR="009D2B3C" w:rsidRPr="006E199A" w:rsidRDefault="009D2B3C" w:rsidP="00E3141D">
            <w:pPr>
              <w:spacing w:after="120"/>
              <w:rPr>
                <w:rFonts w:asciiTheme="majorHAnsi" w:hAnsiTheme="majorHAnsi" w:cstheme="majorHAnsi"/>
              </w:rPr>
            </w:pPr>
          </w:p>
        </w:tc>
        <w:tc>
          <w:tcPr>
            <w:tcW w:w="2072" w:type="dxa"/>
            <w:shd w:val="clear" w:color="auto" w:fill="C9C9C9" w:themeFill="accent3" w:themeFillTint="99"/>
            <w:vAlign w:val="center"/>
          </w:tcPr>
          <w:p w14:paraId="63936A8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Name</w:t>
            </w:r>
          </w:p>
        </w:tc>
        <w:tc>
          <w:tcPr>
            <w:tcW w:w="833" w:type="dxa"/>
            <w:shd w:val="clear" w:color="auto" w:fill="C9C9C9" w:themeFill="accent3" w:themeFillTint="99"/>
            <w:vAlign w:val="center"/>
          </w:tcPr>
          <w:p w14:paraId="296BAFB7"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I/O</w:t>
            </w:r>
          </w:p>
        </w:tc>
        <w:tc>
          <w:tcPr>
            <w:tcW w:w="4751" w:type="dxa"/>
            <w:shd w:val="clear" w:color="auto" w:fill="C9C9C9" w:themeFill="accent3" w:themeFillTint="99"/>
            <w:vAlign w:val="center"/>
          </w:tcPr>
          <w:p w14:paraId="2340C910"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Contents</w:t>
            </w:r>
          </w:p>
        </w:tc>
      </w:tr>
      <w:tr w:rsidR="009D2B3C" w:rsidRPr="006E199A" w14:paraId="38BDFFBD" w14:textId="77777777" w:rsidTr="00E3141D">
        <w:trPr>
          <w:trHeight w:val="638"/>
          <w:jc w:val="center"/>
        </w:trPr>
        <w:tc>
          <w:tcPr>
            <w:tcW w:w="1159" w:type="dxa"/>
            <w:vMerge w:val="restart"/>
            <w:shd w:val="clear" w:color="auto" w:fill="C9C9C9" w:themeFill="accent3" w:themeFillTint="99"/>
            <w:vAlign w:val="center"/>
          </w:tcPr>
          <w:p w14:paraId="28AEF5FC"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Argument</w:t>
            </w:r>
          </w:p>
        </w:tc>
        <w:tc>
          <w:tcPr>
            <w:tcW w:w="2072" w:type="dxa"/>
            <w:vAlign w:val="center"/>
          </w:tcPr>
          <w:p w14:paraId="5B1F8E33" w14:textId="77777777" w:rsidR="009D2B3C" w:rsidRPr="006E199A" w:rsidRDefault="009D2B3C" w:rsidP="00E3141D">
            <w:pPr>
              <w:spacing w:after="120"/>
              <w:rPr>
                <w:rFonts w:asciiTheme="majorHAnsi" w:hAnsiTheme="majorHAnsi" w:cstheme="majorHAnsi"/>
                <w:i/>
              </w:rPr>
            </w:pPr>
            <w:r w:rsidRPr="006E199A">
              <w:rPr>
                <w:rFonts w:asciiTheme="majorHAnsi" w:hAnsiTheme="majorHAnsi" w:cstheme="majorHAnsi"/>
                <w:i/>
              </w:rPr>
              <w:t>&amp;filename</w:t>
            </w:r>
          </w:p>
        </w:tc>
        <w:tc>
          <w:tcPr>
            <w:tcW w:w="833" w:type="dxa"/>
            <w:vAlign w:val="center"/>
          </w:tcPr>
          <w:p w14:paraId="649F2992"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490AA739"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File name path</w:t>
            </w:r>
          </w:p>
        </w:tc>
      </w:tr>
      <w:tr w:rsidR="009D2B3C" w:rsidRPr="006E199A" w14:paraId="699A045A" w14:textId="77777777" w:rsidTr="00E3141D">
        <w:trPr>
          <w:trHeight w:val="638"/>
          <w:jc w:val="center"/>
        </w:trPr>
        <w:tc>
          <w:tcPr>
            <w:tcW w:w="1159" w:type="dxa"/>
            <w:vMerge/>
            <w:shd w:val="clear" w:color="auto" w:fill="C9C9C9" w:themeFill="accent3" w:themeFillTint="99"/>
            <w:vAlign w:val="center"/>
          </w:tcPr>
          <w:p w14:paraId="6C08BAD1" w14:textId="77777777" w:rsidR="009D2B3C" w:rsidRPr="006E199A" w:rsidRDefault="009D2B3C" w:rsidP="00E3141D">
            <w:pPr>
              <w:spacing w:after="120"/>
              <w:rPr>
                <w:rFonts w:asciiTheme="majorHAnsi" w:hAnsiTheme="majorHAnsi" w:cstheme="majorHAnsi"/>
              </w:rPr>
            </w:pPr>
          </w:p>
        </w:tc>
        <w:tc>
          <w:tcPr>
            <w:tcW w:w="2072" w:type="dxa"/>
            <w:vAlign w:val="center"/>
          </w:tcPr>
          <w:p w14:paraId="25F3D6DE" w14:textId="77777777" w:rsidR="009D2B3C" w:rsidRPr="006E199A" w:rsidRDefault="009D2B3C" w:rsidP="00E3141D">
            <w:pPr>
              <w:spacing w:after="120"/>
              <w:rPr>
                <w:rFonts w:asciiTheme="majorHAnsi" w:hAnsiTheme="majorHAnsi" w:cstheme="majorHAnsi"/>
                <w:i/>
                <w:lang w:val="fr-FR"/>
              </w:rPr>
            </w:pPr>
            <w:r w:rsidRPr="006E199A">
              <w:rPr>
                <w:rFonts w:asciiTheme="majorHAnsi" w:hAnsiTheme="majorHAnsi" w:cstheme="majorHAnsi"/>
                <w:i/>
                <w:lang w:val="fr-FR"/>
              </w:rPr>
              <w:t>&amp;polygon</w:t>
            </w:r>
          </w:p>
        </w:tc>
        <w:tc>
          <w:tcPr>
            <w:tcW w:w="833" w:type="dxa"/>
            <w:vAlign w:val="center"/>
          </w:tcPr>
          <w:p w14:paraId="1686CE8E"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4CAED123"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Polygon (TFL_Polygon) data</w:t>
            </w:r>
          </w:p>
        </w:tc>
      </w:tr>
      <w:tr w:rsidR="009D2B3C" w:rsidRPr="006E199A" w14:paraId="41CB4421" w14:textId="77777777" w:rsidTr="00E3141D">
        <w:trPr>
          <w:trHeight w:val="638"/>
          <w:jc w:val="center"/>
        </w:trPr>
        <w:tc>
          <w:tcPr>
            <w:tcW w:w="1159" w:type="dxa"/>
            <w:shd w:val="clear" w:color="auto" w:fill="C9C9C9" w:themeFill="accent3" w:themeFillTint="99"/>
            <w:vAlign w:val="center"/>
          </w:tcPr>
          <w:p w14:paraId="54A5EC53" w14:textId="77777777"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Note</w:t>
            </w:r>
          </w:p>
        </w:tc>
        <w:tc>
          <w:tcPr>
            <w:tcW w:w="7656" w:type="dxa"/>
            <w:gridSpan w:val="3"/>
            <w:vAlign w:val="center"/>
          </w:tcPr>
          <w:p w14:paraId="7C68211D" w14:textId="096D203C" w:rsidR="009D2B3C" w:rsidRPr="006E199A" w:rsidRDefault="009D2B3C" w:rsidP="00E3141D">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&amp;filename content</w:t>
            </w:r>
            <w:r w:rsidRPr="006E199A">
              <w:rPr>
                <w:rFonts w:asciiTheme="majorHAnsi" w:hAnsiTheme="majorHAnsi" w:cstheme="majorHAnsi"/>
              </w:rPr>
              <w:t xml:space="preserve"> is illegal (content is NULL or wrong syntax), the return value will be </w:t>
            </w:r>
            <w:r w:rsidRPr="006E199A">
              <w:rPr>
                <w:rFonts w:asciiTheme="majorHAnsi" w:hAnsiTheme="majorHAnsi" w:cstheme="majorHAnsi"/>
                <w:b/>
              </w:rPr>
              <w:t>TFL_Result::TFL_PARAM1</w:t>
            </w:r>
            <w:del w:id="819" w:author="相馬 健二" w:date="2020-09-08T09:11:00Z">
              <w:r w:rsidRPr="006E199A" w:rsidDel="0039548D">
                <w:rPr>
                  <w:rFonts w:asciiTheme="majorHAnsi" w:hAnsiTheme="majorHAnsi" w:cstheme="majorHAnsi"/>
                  <w:b/>
                </w:rPr>
                <w:delText>1</w:delText>
              </w:r>
            </w:del>
          </w:p>
        </w:tc>
      </w:tr>
    </w:tbl>
    <w:p w14:paraId="2E0183BA" w14:textId="0C465525" w:rsidR="009D2B3C" w:rsidRPr="006E199A" w:rsidRDefault="009D2B3C" w:rsidP="009D2B3C">
      <w:pPr>
        <w:pStyle w:val="Caption"/>
        <w:jc w:val="center"/>
        <w:rPr>
          <w:rFonts w:asciiTheme="majorHAnsi" w:hAnsiTheme="majorHAnsi" w:cstheme="majorHAnsi"/>
          <w:b w:val="0"/>
        </w:rPr>
      </w:pPr>
      <w:r w:rsidRPr="006E199A">
        <w:rPr>
          <w:rFonts w:asciiTheme="majorHAnsi" w:hAnsiTheme="majorHAnsi" w:cstheme="majorHAnsi"/>
          <w:b w:val="0"/>
        </w:rPr>
        <w:t xml:space="preserve">Table 11 </w:t>
      </w:r>
      <w:r w:rsidR="00FD2ADD" w:rsidRPr="006E199A">
        <w:rPr>
          <w:rFonts w:asciiTheme="majorHAnsi" w:hAnsiTheme="majorHAnsi" w:cstheme="majorHAnsi"/>
          <w:b w:val="0"/>
        </w:rPr>
        <w:t>Load</w:t>
      </w:r>
      <w:r w:rsidRPr="006E199A">
        <w:rPr>
          <w:rFonts w:asciiTheme="majorHAnsi" w:hAnsiTheme="majorHAnsi" w:cstheme="majorHAnsi"/>
          <w:b w:val="0"/>
        </w:rPr>
        <w:t xml:space="preserve"> Point Cloud function</w:t>
      </w:r>
    </w:p>
    <w:p w14:paraId="316BD5EE" w14:textId="1E3AE9C7" w:rsidR="008603B9" w:rsidRPr="006E199A" w:rsidRDefault="008603B9" w:rsidP="00566907">
      <w:pPr>
        <w:spacing w:after="120"/>
        <w:rPr>
          <w:rFonts w:asciiTheme="majorHAnsi" w:hAnsiTheme="majorHAnsi" w:cstheme="majorHAnsi"/>
        </w:rPr>
      </w:pPr>
    </w:p>
    <w:p w14:paraId="6F83A577" w14:textId="3A7AC93D" w:rsidR="00F70E98" w:rsidRPr="006E199A" w:rsidRDefault="00F70E98" w:rsidP="00715639">
      <w:pPr>
        <w:pStyle w:val="Heading2"/>
        <w:spacing w:before="0" w:after="120"/>
        <w:rPr>
          <w:rFonts w:cstheme="majorHAnsi"/>
          <w:b/>
          <w:color w:val="auto"/>
          <w:sz w:val="32"/>
        </w:rPr>
      </w:pPr>
      <w:bookmarkStart w:id="820" w:name="_Toc50556388"/>
      <w:r w:rsidRPr="006E199A">
        <w:rPr>
          <w:rFonts w:cstheme="majorHAnsi"/>
          <w:b/>
          <w:color w:val="auto"/>
          <w:sz w:val="32"/>
        </w:rPr>
        <w:lastRenderedPageBreak/>
        <w:t>2.</w:t>
      </w:r>
      <w:r w:rsidR="00DD342B" w:rsidRPr="006E199A">
        <w:rPr>
          <w:rFonts w:cstheme="majorHAnsi"/>
          <w:b/>
          <w:color w:val="auto"/>
          <w:sz w:val="32"/>
        </w:rPr>
        <w:t>9</w:t>
      </w:r>
      <w:r w:rsidRPr="006E199A">
        <w:rPr>
          <w:rFonts w:cstheme="majorHAnsi"/>
          <w:b/>
          <w:color w:val="auto"/>
          <w:sz w:val="32"/>
        </w:rPr>
        <w:t>. Function: TFL::SavePolygon</w:t>
      </w:r>
      <w:bookmarkEnd w:id="820"/>
    </w:p>
    <w:tbl>
      <w:tblPr>
        <w:tblStyle w:val="TableGrid"/>
        <w:tblW w:w="8815" w:type="dxa"/>
        <w:jc w:val="center"/>
        <w:tblLook w:val="04A0" w:firstRow="1" w:lastRow="0" w:firstColumn="1" w:lastColumn="0" w:noHBand="0" w:noVBand="1"/>
      </w:tblPr>
      <w:tblGrid>
        <w:gridCol w:w="1159"/>
        <w:gridCol w:w="2072"/>
        <w:gridCol w:w="833"/>
        <w:gridCol w:w="4751"/>
      </w:tblGrid>
      <w:tr w:rsidR="00F70E98" w:rsidRPr="006E199A" w14:paraId="19AC218C" w14:textId="77777777" w:rsidTr="00BB757D">
        <w:trPr>
          <w:trHeight w:val="638"/>
          <w:jc w:val="center"/>
        </w:trPr>
        <w:tc>
          <w:tcPr>
            <w:tcW w:w="1159" w:type="dxa"/>
            <w:shd w:val="clear" w:color="auto" w:fill="C9C9C9" w:themeFill="accent3" w:themeFillTint="99"/>
            <w:vAlign w:val="center"/>
          </w:tcPr>
          <w:p w14:paraId="052B6E1A"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Function</w:t>
            </w:r>
          </w:p>
        </w:tc>
        <w:tc>
          <w:tcPr>
            <w:tcW w:w="7656" w:type="dxa"/>
            <w:gridSpan w:val="3"/>
            <w:vAlign w:val="center"/>
          </w:tcPr>
          <w:p w14:paraId="6E2B997C" w14:textId="03AEBC65"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SavePolygon</w:t>
            </w:r>
          </w:p>
        </w:tc>
      </w:tr>
      <w:tr w:rsidR="00F70E98" w:rsidRPr="006E199A" w14:paraId="2358369F" w14:textId="77777777" w:rsidTr="00BB757D">
        <w:trPr>
          <w:trHeight w:val="638"/>
          <w:jc w:val="center"/>
        </w:trPr>
        <w:tc>
          <w:tcPr>
            <w:tcW w:w="1159" w:type="dxa"/>
            <w:shd w:val="clear" w:color="auto" w:fill="C9C9C9" w:themeFill="accent3" w:themeFillTint="99"/>
            <w:vAlign w:val="center"/>
          </w:tcPr>
          <w:p w14:paraId="7B8FAFFA"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Overview</w:t>
            </w:r>
          </w:p>
        </w:tc>
        <w:tc>
          <w:tcPr>
            <w:tcW w:w="7656" w:type="dxa"/>
            <w:gridSpan w:val="3"/>
            <w:vAlign w:val="center"/>
          </w:tcPr>
          <w:p w14:paraId="525F0BE5" w14:textId="03CF877D" w:rsidR="00F70E98" w:rsidRPr="006E199A" w:rsidRDefault="00F70E98" w:rsidP="00B05ABC">
            <w:pPr>
              <w:spacing w:after="120"/>
              <w:jc w:val="both"/>
              <w:rPr>
                <w:rFonts w:asciiTheme="majorHAnsi" w:hAnsiTheme="majorHAnsi" w:cstheme="majorHAnsi"/>
              </w:rPr>
            </w:pPr>
            <w:r w:rsidRPr="006E199A">
              <w:rPr>
                <w:rFonts w:asciiTheme="majorHAnsi" w:hAnsiTheme="majorHAnsi" w:cstheme="majorHAnsi"/>
              </w:rPr>
              <w:t>Save Polygon data to PLY file</w:t>
            </w:r>
          </w:p>
        </w:tc>
      </w:tr>
      <w:tr w:rsidR="00F70E98" w:rsidRPr="006E199A" w14:paraId="1668EFD3" w14:textId="77777777" w:rsidTr="00BB757D">
        <w:trPr>
          <w:trHeight w:val="638"/>
          <w:jc w:val="center"/>
        </w:trPr>
        <w:tc>
          <w:tcPr>
            <w:tcW w:w="1159" w:type="dxa"/>
            <w:shd w:val="clear" w:color="auto" w:fill="C9C9C9" w:themeFill="accent3" w:themeFillTint="99"/>
            <w:vAlign w:val="center"/>
          </w:tcPr>
          <w:p w14:paraId="0A3430DB"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Prototype</w:t>
            </w:r>
          </w:p>
        </w:tc>
        <w:tc>
          <w:tcPr>
            <w:tcW w:w="7656" w:type="dxa"/>
            <w:gridSpan w:val="3"/>
            <w:vAlign w:val="center"/>
          </w:tcPr>
          <w:p w14:paraId="6BFD389D" w14:textId="77777777" w:rsidR="005A71BF" w:rsidRPr="006E199A" w:rsidRDefault="00F70E98" w:rsidP="00B05ABC">
            <w:pPr>
              <w:spacing w:after="120"/>
              <w:jc w:val="both"/>
              <w:rPr>
                <w:rFonts w:asciiTheme="majorHAnsi" w:hAnsiTheme="majorHAnsi" w:cstheme="majorHAnsi"/>
              </w:rPr>
            </w:pPr>
            <w:r w:rsidRPr="006E199A">
              <w:rPr>
                <w:rFonts w:asciiTheme="majorHAnsi" w:hAnsiTheme="majorHAnsi" w:cstheme="majorHAnsi"/>
              </w:rPr>
              <w:t>SavePolygon</w:t>
            </w:r>
            <w:r w:rsidR="00C96AD4" w:rsidRPr="006E199A">
              <w:rPr>
                <w:rFonts w:asciiTheme="majorHAnsi" w:hAnsiTheme="majorHAnsi" w:cstheme="majorHAnsi"/>
              </w:rPr>
              <w:t>(</w:t>
            </w:r>
          </w:p>
          <w:p w14:paraId="396B5D2D" w14:textId="77777777" w:rsidR="005A71BF" w:rsidRPr="006E199A" w:rsidRDefault="00C96AD4" w:rsidP="005A71BF">
            <w:pPr>
              <w:spacing w:after="120"/>
              <w:ind w:firstLineChars="150" w:firstLine="330"/>
              <w:rPr>
                <w:rFonts w:asciiTheme="majorHAnsi" w:hAnsiTheme="majorHAnsi" w:cstheme="majorHAnsi"/>
              </w:rPr>
            </w:pPr>
            <w:r w:rsidRPr="006E199A">
              <w:rPr>
                <w:rFonts w:asciiTheme="majorHAnsi" w:hAnsiTheme="majorHAnsi" w:cstheme="majorHAnsi"/>
              </w:rPr>
              <w:t>wchar_t</w:t>
            </w:r>
            <w:r w:rsidR="005A71BF" w:rsidRPr="006E199A">
              <w:rPr>
                <w:rFonts w:asciiTheme="majorHAnsi" w:hAnsiTheme="majorHAnsi" w:cstheme="majorHAnsi"/>
              </w:rPr>
              <w:t>* filename</w:t>
            </w:r>
          </w:p>
          <w:p w14:paraId="0F42F2CA" w14:textId="0A1123D1" w:rsidR="00F70E98" w:rsidRPr="006E199A" w:rsidRDefault="001813C0" w:rsidP="005A71BF">
            <w:pPr>
              <w:spacing w:after="120"/>
              <w:ind w:firstLineChars="150" w:firstLine="330"/>
              <w:rPr>
                <w:rFonts w:asciiTheme="majorHAnsi" w:hAnsiTheme="majorHAnsi" w:cstheme="majorHAnsi"/>
              </w:rPr>
            </w:pPr>
            <w:r w:rsidRPr="006E199A">
              <w:rPr>
                <w:rFonts w:asciiTheme="majorHAnsi" w:hAnsiTheme="majorHAnsi" w:cstheme="majorHAnsi"/>
              </w:rPr>
              <w:t>c</w:t>
            </w:r>
            <w:r w:rsidR="00C96AD4" w:rsidRPr="006E199A">
              <w:rPr>
                <w:rFonts w:asciiTheme="majorHAnsi" w:hAnsiTheme="majorHAnsi" w:cstheme="majorHAnsi"/>
              </w:rPr>
              <w:t>onst TFL::TFL_Polygon &amp;polygon)</w:t>
            </w:r>
          </w:p>
        </w:tc>
      </w:tr>
      <w:tr w:rsidR="00F70E98" w:rsidRPr="006E199A" w14:paraId="3D5BBCFA" w14:textId="77777777" w:rsidTr="00BB757D">
        <w:trPr>
          <w:trHeight w:val="638"/>
          <w:jc w:val="center"/>
        </w:trPr>
        <w:tc>
          <w:tcPr>
            <w:tcW w:w="1159" w:type="dxa"/>
            <w:shd w:val="clear" w:color="auto" w:fill="C9C9C9" w:themeFill="accent3" w:themeFillTint="99"/>
            <w:vAlign w:val="center"/>
          </w:tcPr>
          <w:p w14:paraId="52C52D38"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Return</w:t>
            </w:r>
          </w:p>
        </w:tc>
        <w:tc>
          <w:tcPr>
            <w:tcW w:w="7656" w:type="dxa"/>
            <w:gridSpan w:val="3"/>
            <w:vAlign w:val="center"/>
          </w:tcPr>
          <w:p w14:paraId="7164A6B1" w14:textId="4891CB0A" w:rsidR="00F70E98" w:rsidRPr="006E199A" w:rsidRDefault="00F22DD6" w:rsidP="00C96AD4">
            <w:pPr>
              <w:spacing w:after="120"/>
              <w:rPr>
                <w:rFonts w:asciiTheme="majorHAnsi" w:hAnsiTheme="majorHAnsi" w:cstheme="majorHAnsi"/>
              </w:rPr>
            </w:pPr>
            <w:r w:rsidRPr="006E199A">
              <w:rPr>
                <w:rFonts w:asciiTheme="majorHAnsi" w:hAnsiTheme="majorHAnsi" w:cstheme="majorHAnsi"/>
              </w:rPr>
              <w:t xml:space="preserve">enum </w:t>
            </w:r>
            <w:r w:rsidR="00F70E98" w:rsidRPr="006E199A">
              <w:rPr>
                <w:rFonts w:asciiTheme="majorHAnsi" w:hAnsiTheme="majorHAnsi" w:cstheme="majorHAnsi"/>
              </w:rPr>
              <w:t>TFL::TFL_</w:t>
            </w:r>
            <w:r w:rsidR="00C96AD4" w:rsidRPr="006E199A">
              <w:rPr>
                <w:rFonts w:asciiTheme="majorHAnsi" w:hAnsiTheme="majorHAnsi" w:cstheme="majorHAnsi"/>
              </w:rPr>
              <w:t>Result</w:t>
            </w:r>
          </w:p>
        </w:tc>
      </w:tr>
      <w:tr w:rsidR="00F70E98" w:rsidRPr="006E199A" w14:paraId="054F332E" w14:textId="77777777" w:rsidTr="00BB757D">
        <w:trPr>
          <w:trHeight w:val="638"/>
          <w:jc w:val="center"/>
        </w:trPr>
        <w:tc>
          <w:tcPr>
            <w:tcW w:w="1159" w:type="dxa"/>
            <w:tcBorders>
              <w:tl2br w:val="single" w:sz="4" w:space="0" w:color="auto"/>
            </w:tcBorders>
            <w:shd w:val="clear" w:color="auto" w:fill="C9C9C9" w:themeFill="accent3" w:themeFillTint="99"/>
            <w:vAlign w:val="center"/>
          </w:tcPr>
          <w:p w14:paraId="036D9339" w14:textId="77777777" w:rsidR="00F70E98" w:rsidRPr="006E199A" w:rsidRDefault="00F70E98" w:rsidP="00CD3624">
            <w:pPr>
              <w:spacing w:after="120"/>
              <w:rPr>
                <w:rFonts w:asciiTheme="majorHAnsi" w:hAnsiTheme="majorHAnsi" w:cstheme="majorHAnsi"/>
              </w:rPr>
            </w:pPr>
          </w:p>
        </w:tc>
        <w:tc>
          <w:tcPr>
            <w:tcW w:w="2072" w:type="dxa"/>
            <w:shd w:val="clear" w:color="auto" w:fill="C9C9C9" w:themeFill="accent3" w:themeFillTint="99"/>
            <w:vAlign w:val="center"/>
          </w:tcPr>
          <w:p w14:paraId="1DB5A15D"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Name</w:t>
            </w:r>
          </w:p>
        </w:tc>
        <w:tc>
          <w:tcPr>
            <w:tcW w:w="833" w:type="dxa"/>
            <w:shd w:val="clear" w:color="auto" w:fill="C9C9C9" w:themeFill="accent3" w:themeFillTint="99"/>
            <w:vAlign w:val="center"/>
          </w:tcPr>
          <w:p w14:paraId="5BFC3457"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I/O</w:t>
            </w:r>
          </w:p>
        </w:tc>
        <w:tc>
          <w:tcPr>
            <w:tcW w:w="4751" w:type="dxa"/>
            <w:shd w:val="clear" w:color="auto" w:fill="C9C9C9" w:themeFill="accent3" w:themeFillTint="99"/>
            <w:vAlign w:val="center"/>
          </w:tcPr>
          <w:p w14:paraId="7570D959"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Contents</w:t>
            </w:r>
          </w:p>
        </w:tc>
      </w:tr>
      <w:tr w:rsidR="00F70E98" w:rsidRPr="006E199A" w14:paraId="2B1D5EAA" w14:textId="77777777" w:rsidTr="00BB757D">
        <w:trPr>
          <w:trHeight w:val="638"/>
          <w:jc w:val="center"/>
        </w:trPr>
        <w:tc>
          <w:tcPr>
            <w:tcW w:w="1159" w:type="dxa"/>
            <w:vMerge w:val="restart"/>
            <w:shd w:val="clear" w:color="auto" w:fill="C9C9C9" w:themeFill="accent3" w:themeFillTint="99"/>
            <w:vAlign w:val="center"/>
          </w:tcPr>
          <w:p w14:paraId="4A6B2B53" w14:textId="77777777" w:rsidR="00F70E98" w:rsidRPr="006E199A" w:rsidRDefault="00F70E98" w:rsidP="00CD3624">
            <w:pPr>
              <w:spacing w:after="120"/>
              <w:rPr>
                <w:rFonts w:asciiTheme="majorHAnsi" w:hAnsiTheme="majorHAnsi" w:cstheme="majorHAnsi"/>
              </w:rPr>
            </w:pPr>
            <w:r w:rsidRPr="006E199A">
              <w:rPr>
                <w:rFonts w:asciiTheme="majorHAnsi" w:hAnsiTheme="majorHAnsi" w:cstheme="majorHAnsi"/>
              </w:rPr>
              <w:t>Argument</w:t>
            </w:r>
          </w:p>
        </w:tc>
        <w:tc>
          <w:tcPr>
            <w:tcW w:w="2072" w:type="dxa"/>
            <w:vAlign w:val="center"/>
          </w:tcPr>
          <w:p w14:paraId="0C69F129" w14:textId="1053AB26" w:rsidR="00F70E98" w:rsidRPr="006E199A" w:rsidRDefault="00F70E98" w:rsidP="00C96AD4">
            <w:pPr>
              <w:spacing w:after="120"/>
              <w:rPr>
                <w:rFonts w:asciiTheme="majorHAnsi" w:hAnsiTheme="majorHAnsi" w:cstheme="majorHAnsi"/>
                <w:i/>
              </w:rPr>
            </w:pPr>
            <w:r w:rsidRPr="006E199A">
              <w:rPr>
                <w:rFonts w:asciiTheme="majorHAnsi" w:hAnsiTheme="majorHAnsi" w:cstheme="majorHAnsi"/>
                <w:i/>
              </w:rPr>
              <w:t>&amp;</w:t>
            </w:r>
            <w:r w:rsidR="00C96AD4" w:rsidRPr="006E199A">
              <w:rPr>
                <w:rFonts w:asciiTheme="majorHAnsi" w:hAnsiTheme="majorHAnsi" w:cstheme="majorHAnsi"/>
                <w:i/>
              </w:rPr>
              <w:t>filename</w:t>
            </w:r>
          </w:p>
        </w:tc>
        <w:tc>
          <w:tcPr>
            <w:tcW w:w="833" w:type="dxa"/>
            <w:vAlign w:val="center"/>
          </w:tcPr>
          <w:p w14:paraId="57557BD9" w14:textId="4E97C8FD" w:rsidR="00F70E98" w:rsidRPr="006E199A" w:rsidRDefault="001813C0" w:rsidP="00CD3624">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057D1864" w14:textId="2515493D" w:rsidR="00F70E98" w:rsidRPr="006E199A" w:rsidRDefault="00C96AD4" w:rsidP="00CD3624">
            <w:pPr>
              <w:spacing w:after="120"/>
              <w:rPr>
                <w:rFonts w:asciiTheme="majorHAnsi" w:hAnsiTheme="majorHAnsi" w:cstheme="majorHAnsi"/>
              </w:rPr>
            </w:pPr>
            <w:r w:rsidRPr="006E199A">
              <w:rPr>
                <w:rFonts w:asciiTheme="majorHAnsi" w:hAnsiTheme="majorHAnsi" w:cstheme="majorHAnsi"/>
              </w:rPr>
              <w:t>File name path</w:t>
            </w:r>
          </w:p>
        </w:tc>
      </w:tr>
      <w:tr w:rsidR="00F70E98" w:rsidRPr="006E199A" w14:paraId="3B187421" w14:textId="77777777" w:rsidTr="00BB757D">
        <w:trPr>
          <w:trHeight w:val="638"/>
          <w:jc w:val="center"/>
        </w:trPr>
        <w:tc>
          <w:tcPr>
            <w:tcW w:w="1159" w:type="dxa"/>
            <w:vMerge/>
            <w:shd w:val="clear" w:color="auto" w:fill="C9C9C9" w:themeFill="accent3" w:themeFillTint="99"/>
            <w:vAlign w:val="center"/>
          </w:tcPr>
          <w:p w14:paraId="20C56B4A" w14:textId="77777777" w:rsidR="00F70E98" w:rsidRPr="006E199A" w:rsidRDefault="00F70E98" w:rsidP="00CD3624">
            <w:pPr>
              <w:spacing w:after="120"/>
              <w:rPr>
                <w:rFonts w:asciiTheme="majorHAnsi" w:hAnsiTheme="majorHAnsi" w:cstheme="majorHAnsi"/>
              </w:rPr>
            </w:pPr>
          </w:p>
        </w:tc>
        <w:tc>
          <w:tcPr>
            <w:tcW w:w="2072" w:type="dxa"/>
            <w:vAlign w:val="center"/>
          </w:tcPr>
          <w:p w14:paraId="50B1ACF4" w14:textId="251EEE25" w:rsidR="00F70E98" w:rsidRPr="006E199A" w:rsidRDefault="00C96AD4" w:rsidP="00CD3624">
            <w:pPr>
              <w:spacing w:after="120"/>
              <w:rPr>
                <w:rFonts w:asciiTheme="majorHAnsi" w:hAnsiTheme="majorHAnsi" w:cstheme="majorHAnsi"/>
                <w:i/>
                <w:lang w:val="fr-FR"/>
              </w:rPr>
            </w:pPr>
            <w:r w:rsidRPr="006E199A">
              <w:rPr>
                <w:rFonts w:asciiTheme="majorHAnsi" w:hAnsiTheme="majorHAnsi" w:cstheme="majorHAnsi"/>
                <w:i/>
                <w:lang w:val="fr-FR"/>
              </w:rPr>
              <w:t>&amp;polygon</w:t>
            </w:r>
          </w:p>
        </w:tc>
        <w:tc>
          <w:tcPr>
            <w:tcW w:w="833" w:type="dxa"/>
            <w:vAlign w:val="center"/>
          </w:tcPr>
          <w:p w14:paraId="4B44F9E3" w14:textId="3006775D" w:rsidR="00F70E98" w:rsidRPr="006E199A" w:rsidRDefault="001813C0" w:rsidP="00CD3624">
            <w:pPr>
              <w:spacing w:after="120"/>
              <w:rPr>
                <w:rFonts w:asciiTheme="majorHAnsi" w:hAnsiTheme="majorHAnsi" w:cstheme="majorHAnsi"/>
              </w:rPr>
            </w:pPr>
            <w:r w:rsidRPr="006E199A">
              <w:rPr>
                <w:rFonts w:asciiTheme="majorHAnsi" w:hAnsiTheme="majorHAnsi" w:cstheme="majorHAnsi"/>
              </w:rPr>
              <w:t>IN</w:t>
            </w:r>
          </w:p>
        </w:tc>
        <w:tc>
          <w:tcPr>
            <w:tcW w:w="4751" w:type="dxa"/>
            <w:vAlign w:val="center"/>
          </w:tcPr>
          <w:p w14:paraId="30334CDC" w14:textId="40911BAB" w:rsidR="00F70E98" w:rsidRPr="006E199A" w:rsidRDefault="00C96AD4" w:rsidP="00CD3624">
            <w:pPr>
              <w:spacing w:after="120"/>
              <w:rPr>
                <w:rFonts w:asciiTheme="majorHAnsi" w:hAnsiTheme="majorHAnsi" w:cstheme="majorHAnsi"/>
              </w:rPr>
            </w:pPr>
            <w:r w:rsidRPr="006E199A">
              <w:rPr>
                <w:rFonts w:asciiTheme="majorHAnsi" w:hAnsiTheme="majorHAnsi" w:cstheme="majorHAnsi"/>
              </w:rPr>
              <w:t>Polygon (TFL_Polygon) data</w:t>
            </w:r>
          </w:p>
        </w:tc>
      </w:tr>
      <w:tr w:rsidR="00E134ED" w:rsidRPr="006E199A" w14:paraId="5DE344A8" w14:textId="77777777" w:rsidTr="00BB757D">
        <w:trPr>
          <w:trHeight w:val="638"/>
          <w:jc w:val="center"/>
        </w:trPr>
        <w:tc>
          <w:tcPr>
            <w:tcW w:w="1159" w:type="dxa"/>
            <w:shd w:val="clear" w:color="auto" w:fill="C9C9C9" w:themeFill="accent3" w:themeFillTint="99"/>
            <w:vAlign w:val="center"/>
          </w:tcPr>
          <w:p w14:paraId="460FEB25" w14:textId="1C43245B" w:rsidR="00E134ED" w:rsidRPr="006E199A" w:rsidRDefault="00E134ED" w:rsidP="00CD3624">
            <w:pPr>
              <w:spacing w:after="120"/>
              <w:rPr>
                <w:rFonts w:asciiTheme="majorHAnsi" w:hAnsiTheme="majorHAnsi" w:cstheme="majorHAnsi"/>
              </w:rPr>
            </w:pPr>
            <w:r w:rsidRPr="006E199A">
              <w:rPr>
                <w:rFonts w:asciiTheme="majorHAnsi" w:hAnsiTheme="majorHAnsi" w:cstheme="majorHAnsi"/>
              </w:rPr>
              <w:t>Note</w:t>
            </w:r>
          </w:p>
        </w:tc>
        <w:tc>
          <w:tcPr>
            <w:tcW w:w="7656" w:type="dxa"/>
            <w:gridSpan w:val="3"/>
            <w:vAlign w:val="center"/>
          </w:tcPr>
          <w:p w14:paraId="6A15B590" w14:textId="54D17768" w:rsidR="00E134ED" w:rsidRPr="006E199A" w:rsidRDefault="00E134ED" w:rsidP="00E134ED">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&amp;polygon</w:t>
            </w:r>
            <w:r w:rsidRPr="006E199A">
              <w:rPr>
                <w:rFonts w:asciiTheme="majorHAnsi" w:hAnsiTheme="majorHAnsi" w:cstheme="majorHAnsi"/>
              </w:rPr>
              <w:t xml:space="preserve"> is NULL, the return value will be </w:t>
            </w:r>
            <w:r w:rsidRPr="006E199A">
              <w:rPr>
                <w:rFonts w:asciiTheme="majorHAnsi" w:hAnsiTheme="majorHAnsi" w:cstheme="majorHAnsi"/>
                <w:b/>
              </w:rPr>
              <w:t>TFL_Result::TFL_PARAM1</w:t>
            </w:r>
            <w:del w:id="821" w:author="相馬 健二" w:date="2020-09-08T09:12:00Z">
              <w:r w:rsidR="00FD2ADD" w:rsidRPr="006E199A" w:rsidDel="0039548D">
                <w:rPr>
                  <w:rFonts w:asciiTheme="majorHAnsi" w:hAnsiTheme="majorHAnsi" w:cstheme="majorHAnsi"/>
                  <w:b/>
                </w:rPr>
                <w:delText>2</w:delText>
              </w:r>
            </w:del>
          </w:p>
        </w:tc>
      </w:tr>
    </w:tbl>
    <w:p w14:paraId="4AF7C4BD" w14:textId="3260CDD3" w:rsidR="00F70E98" w:rsidRPr="006E199A" w:rsidRDefault="00715639" w:rsidP="00715639">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480EA7" w:rsidRPr="006E199A">
        <w:rPr>
          <w:rFonts w:asciiTheme="majorHAnsi" w:hAnsiTheme="majorHAnsi" w:cstheme="majorHAnsi"/>
          <w:b w:val="0"/>
        </w:rPr>
        <w:t>1</w:t>
      </w:r>
      <w:r w:rsidR="00DD342B" w:rsidRPr="006E199A">
        <w:rPr>
          <w:rFonts w:asciiTheme="majorHAnsi" w:hAnsiTheme="majorHAnsi" w:cstheme="majorHAnsi"/>
          <w:b w:val="0"/>
        </w:rPr>
        <w:t>2</w:t>
      </w:r>
      <w:r w:rsidR="00CC411D" w:rsidRPr="006E199A">
        <w:rPr>
          <w:rFonts w:asciiTheme="majorHAnsi" w:hAnsiTheme="majorHAnsi" w:cstheme="majorHAnsi"/>
          <w:b w:val="0"/>
        </w:rPr>
        <w:t xml:space="preserve"> </w:t>
      </w:r>
      <w:r w:rsidR="003B7AA7" w:rsidRPr="006E199A">
        <w:rPr>
          <w:rFonts w:asciiTheme="majorHAnsi" w:hAnsiTheme="majorHAnsi" w:cstheme="majorHAnsi"/>
          <w:b w:val="0"/>
        </w:rPr>
        <w:t>Save Point Cloud function</w:t>
      </w:r>
    </w:p>
    <w:p w14:paraId="0942DE24" w14:textId="77777777" w:rsidR="00971CA5" w:rsidRPr="006E199A" w:rsidRDefault="00971CA5" w:rsidP="00B366D5">
      <w:pPr>
        <w:rPr>
          <w:rFonts w:asciiTheme="majorHAnsi" w:hAnsiTheme="majorHAnsi" w:cstheme="majorHAnsi"/>
        </w:rPr>
      </w:pPr>
    </w:p>
    <w:p w14:paraId="7434377C" w14:textId="77777777" w:rsidR="00D41534" w:rsidRPr="006E199A" w:rsidRDefault="00D41534" w:rsidP="00D163D9">
      <w:pPr>
        <w:rPr>
          <w:rFonts w:asciiTheme="majorHAnsi" w:hAnsiTheme="majorHAnsi"/>
          <w:rPrChange w:id="822" w:author="STB" w:date="2020-09-09T15:02:00Z">
            <w:rPr/>
          </w:rPrChange>
        </w:rPr>
      </w:pPr>
    </w:p>
    <w:p w14:paraId="7661EEED" w14:textId="77777777" w:rsidR="00D41534" w:rsidRPr="006E199A" w:rsidRDefault="00D41534">
      <w:pPr>
        <w:rPr>
          <w:rFonts w:asciiTheme="majorHAnsi" w:eastAsiaTheme="majorEastAsia" w:hAnsiTheme="majorHAnsi" w:cstheme="majorHAnsi"/>
          <w:b/>
          <w:sz w:val="32"/>
          <w:szCs w:val="32"/>
        </w:rPr>
      </w:pPr>
      <w:r w:rsidRPr="006E199A">
        <w:rPr>
          <w:rFonts w:asciiTheme="majorHAnsi" w:hAnsiTheme="majorHAnsi" w:cstheme="majorHAnsi"/>
          <w:b/>
          <w:sz w:val="32"/>
          <w:szCs w:val="32"/>
          <w:rPrChange w:id="823" w:author="STB" w:date="2020-09-09T15:02:00Z">
            <w:rPr>
              <w:rFonts w:cstheme="majorHAnsi"/>
              <w:b/>
              <w:sz w:val="32"/>
              <w:szCs w:val="32"/>
            </w:rPr>
          </w:rPrChange>
        </w:rPr>
        <w:br w:type="page"/>
      </w:r>
    </w:p>
    <w:p w14:paraId="62DC389D" w14:textId="5E7ED81E" w:rsidR="00705F94" w:rsidRPr="006E199A" w:rsidRDefault="00705F94" w:rsidP="00B05ABC">
      <w:pPr>
        <w:pStyle w:val="Heading2"/>
        <w:spacing w:before="0" w:after="120"/>
        <w:rPr>
          <w:rFonts w:cstheme="majorHAnsi"/>
          <w:b/>
          <w:sz w:val="32"/>
          <w:szCs w:val="32"/>
        </w:rPr>
      </w:pPr>
      <w:bookmarkStart w:id="824" w:name="_Toc50556389"/>
      <w:r w:rsidRPr="006E199A">
        <w:rPr>
          <w:rFonts w:cstheme="majorHAnsi"/>
          <w:b/>
          <w:color w:val="auto"/>
          <w:sz w:val="32"/>
          <w:szCs w:val="32"/>
        </w:rPr>
        <w:lastRenderedPageBreak/>
        <w:t>2.</w:t>
      </w:r>
      <w:r w:rsidR="00DD342B" w:rsidRPr="006E199A">
        <w:rPr>
          <w:rFonts w:cstheme="majorHAnsi"/>
          <w:b/>
          <w:color w:val="auto"/>
          <w:sz w:val="32"/>
          <w:szCs w:val="32"/>
        </w:rPr>
        <w:t>10</w:t>
      </w:r>
      <w:r w:rsidRPr="006E199A">
        <w:rPr>
          <w:rFonts w:cstheme="majorHAnsi"/>
          <w:b/>
          <w:color w:val="auto"/>
          <w:sz w:val="32"/>
          <w:szCs w:val="32"/>
        </w:rPr>
        <w:t xml:space="preserve">. </w:t>
      </w:r>
      <w:r w:rsidR="00146611" w:rsidRPr="006E199A">
        <w:rPr>
          <w:rFonts w:cstheme="majorHAnsi"/>
          <w:b/>
          <w:color w:val="auto"/>
          <w:sz w:val="32"/>
          <w:szCs w:val="32"/>
        </w:rPr>
        <w:t xml:space="preserve">Function: TFL:: </w:t>
      </w:r>
      <w:r w:rsidR="00B366D5" w:rsidRPr="006E199A">
        <w:rPr>
          <w:rFonts w:cstheme="majorHAnsi"/>
          <w:b/>
          <w:color w:val="auto"/>
          <w:sz w:val="32"/>
          <w:szCs w:val="32"/>
        </w:rPr>
        <w:t>P</w:t>
      </w:r>
      <w:r w:rsidR="00D41BAE" w:rsidRPr="006E199A">
        <w:rPr>
          <w:rFonts w:cstheme="majorHAnsi"/>
          <w:b/>
          <w:color w:val="auto"/>
          <w:sz w:val="32"/>
          <w:szCs w:val="32"/>
        </w:rPr>
        <w:t>ointCloud</w:t>
      </w:r>
      <w:r w:rsidR="00B366D5" w:rsidRPr="006E199A">
        <w:rPr>
          <w:rFonts w:cstheme="majorHAnsi"/>
          <w:b/>
          <w:color w:val="auto"/>
          <w:sz w:val="32"/>
          <w:szCs w:val="32"/>
        </w:rPr>
        <w:t>2P</w:t>
      </w:r>
      <w:r w:rsidR="00D41BAE" w:rsidRPr="006E199A">
        <w:rPr>
          <w:rFonts w:cstheme="majorHAnsi"/>
          <w:b/>
          <w:color w:val="auto"/>
          <w:sz w:val="32"/>
          <w:szCs w:val="32"/>
        </w:rPr>
        <w:t>olygon</w:t>
      </w:r>
      <w:bookmarkEnd w:id="824"/>
    </w:p>
    <w:tbl>
      <w:tblPr>
        <w:tblStyle w:val="TableGrid"/>
        <w:tblW w:w="0" w:type="auto"/>
        <w:jc w:val="center"/>
        <w:tblLook w:val="04A0" w:firstRow="1" w:lastRow="0" w:firstColumn="1" w:lastColumn="0" w:noHBand="0" w:noVBand="1"/>
      </w:tblPr>
      <w:tblGrid>
        <w:gridCol w:w="1152"/>
        <w:gridCol w:w="2074"/>
        <w:gridCol w:w="835"/>
        <w:gridCol w:w="4737"/>
      </w:tblGrid>
      <w:tr w:rsidR="00705F94" w:rsidRPr="006E199A" w14:paraId="06FE8471" w14:textId="77777777" w:rsidTr="00BB757D">
        <w:trPr>
          <w:trHeight w:val="593"/>
          <w:jc w:val="center"/>
        </w:trPr>
        <w:tc>
          <w:tcPr>
            <w:tcW w:w="1152" w:type="dxa"/>
            <w:shd w:val="clear" w:color="auto" w:fill="C9C9C9" w:themeFill="accent3" w:themeFillTint="99"/>
            <w:vAlign w:val="center"/>
          </w:tcPr>
          <w:p w14:paraId="3574BE92"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Function</w:t>
            </w:r>
          </w:p>
        </w:tc>
        <w:tc>
          <w:tcPr>
            <w:tcW w:w="7646" w:type="dxa"/>
            <w:gridSpan w:val="3"/>
            <w:vAlign w:val="center"/>
          </w:tcPr>
          <w:p w14:paraId="5ABFB137" w14:textId="33792A59" w:rsidR="00705F94" w:rsidRPr="006E199A" w:rsidRDefault="00D41BAE" w:rsidP="00566907">
            <w:pPr>
              <w:spacing w:after="120"/>
              <w:rPr>
                <w:rFonts w:asciiTheme="majorHAnsi" w:hAnsiTheme="majorHAnsi" w:cstheme="majorHAnsi"/>
                <w:b/>
              </w:rPr>
            </w:pPr>
            <w:r w:rsidRPr="006E199A">
              <w:rPr>
                <w:rFonts w:asciiTheme="majorHAnsi" w:hAnsiTheme="majorHAnsi" w:cstheme="majorHAnsi"/>
                <w:b/>
              </w:rPr>
              <w:t>PointCloud2Polygon</w:t>
            </w:r>
          </w:p>
        </w:tc>
      </w:tr>
      <w:tr w:rsidR="00705F94" w:rsidRPr="006E199A" w14:paraId="18CB7959" w14:textId="77777777" w:rsidTr="00BB757D">
        <w:trPr>
          <w:trHeight w:val="593"/>
          <w:jc w:val="center"/>
        </w:trPr>
        <w:tc>
          <w:tcPr>
            <w:tcW w:w="1152" w:type="dxa"/>
            <w:shd w:val="clear" w:color="auto" w:fill="C9C9C9" w:themeFill="accent3" w:themeFillTint="99"/>
            <w:vAlign w:val="center"/>
          </w:tcPr>
          <w:p w14:paraId="6D2BA762"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Overview</w:t>
            </w:r>
          </w:p>
        </w:tc>
        <w:tc>
          <w:tcPr>
            <w:tcW w:w="7646" w:type="dxa"/>
            <w:gridSpan w:val="3"/>
            <w:vAlign w:val="center"/>
          </w:tcPr>
          <w:p w14:paraId="3EC14D9E" w14:textId="4172B717" w:rsidR="00705F94" w:rsidRPr="006E199A" w:rsidRDefault="00705F94" w:rsidP="00566907">
            <w:pPr>
              <w:spacing w:after="120"/>
              <w:rPr>
                <w:rFonts w:asciiTheme="majorHAnsi" w:hAnsiTheme="majorHAnsi" w:cstheme="majorHAnsi"/>
              </w:rPr>
            </w:pPr>
            <w:r w:rsidRPr="006E199A">
              <w:rPr>
                <w:rFonts w:asciiTheme="majorHAnsi" w:hAnsiTheme="majorHAnsi" w:cstheme="majorHAnsi"/>
              </w:rPr>
              <w:t xml:space="preserve">Convert </w:t>
            </w:r>
            <w:r w:rsidR="00C47BCC" w:rsidRPr="006E199A">
              <w:rPr>
                <w:rFonts w:asciiTheme="majorHAnsi" w:hAnsiTheme="majorHAnsi" w:cstheme="majorHAnsi"/>
              </w:rPr>
              <w:t>point cloud data to polygon</w:t>
            </w:r>
          </w:p>
        </w:tc>
      </w:tr>
      <w:tr w:rsidR="00705F94" w:rsidRPr="006E199A" w14:paraId="2D309223" w14:textId="77777777" w:rsidTr="00BB757D">
        <w:trPr>
          <w:trHeight w:val="593"/>
          <w:jc w:val="center"/>
        </w:trPr>
        <w:tc>
          <w:tcPr>
            <w:tcW w:w="1152" w:type="dxa"/>
            <w:shd w:val="clear" w:color="auto" w:fill="C9C9C9" w:themeFill="accent3" w:themeFillTint="99"/>
            <w:vAlign w:val="center"/>
          </w:tcPr>
          <w:p w14:paraId="50FB01BB" w14:textId="77777777"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Prototype</w:t>
            </w:r>
          </w:p>
        </w:tc>
        <w:tc>
          <w:tcPr>
            <w:tcW w:w="7646" w:type="dxa"/>
            <w:gridSpan w:val="3"/>
            <w:vAlign w:val="center"/>
          </w:tcPr>
          <w:p w14:paraId="51D426F4" w14:textId="0B875A49" w:rsidR="00262296" w:rsidRPr="006E199A" w:rsidRDefault="00D41BAE" w:rsidP="005A71BF">
            <w:pPr>
              <w:spacing w:after="120"/>
              <w:rPr>
                <w:rFonts w:asciiTheme="majorHAnsi" w:hAnsiTheme="majorHAnsi" w:cstheme="majorHAnsi"/>
              </w:rPr>
            </w:pPr>
            <w:r w:rsidRPr="006E199A">
              <w:rPr>
                <w:rFonts w:asciiTheme="majorHAnsi" w:hAnsiTheme="majorHAnsi" w:cstheme="majorHAnsi"/>
              </w:rPr>
              <w:t>PointCLoud2Polygon</w:t>
            </w:r>
            <w:r w:rsidR="00705F94" w:rsidRPr="006E199A">
              <w:rPr>
                <w:rFonts w:asciiTheme="majorHAnsi" w:hAnsiTheme="majorHAnsi" w:cstheme="majorHAnsi"/>
              </w:rPr>
              <w:t>(</w:t>
            </w:r>
          </w:p>
          <w:p w14:paraId="7D2B1A60" w14:textId="629F6607" w:rsidR="00262296" w:rsidRPr="006E199A" w:rsidRDefault="00262296" w:rsidP="005A71BF">
            <w:pPr>
              <w:spacing w:after="120"/>
              <w:rPr>
                <w:rFonts w:asciiTheme="majorHAnsi" w:hAnsiTheme="majorHAnsi" w:cstheme="majorHAnsi"/>
              </w:rPr>
            </w:pPr>
            <w:r w:rsidRPr="006E199A">
              <w:rPr>
                <w:rFonts w:asciiTheme="majorHAnsi" w:hAnsiTheme="majorHAnsi" w:cstheme="majorHAnsi"/>
              </w:rPr>
              <w:tab/>
              <w:t xml:space="preserve">const </w:t>
            </w:r>
            <w:r w:rsidR="00146611" w:rsidRPr="006E199A">
              <w:rPr>
                <w:rFonts w:asciiTheme="majorHAnsi" w:hAnsiTheme="majorHAnsi" w:cstheme="majorHAnsi"/>
              </w:rPr>
              <w:t>TLF::TFL_PointCloud</w:t>
            </w:r>
            <w:r w:rsidR="00146611" w:rsidRPr="006E199A" w:rsidDel="00146611">
              <w:rPr>
                <w:rFonts w:asciiTheme="majorHAnsi" w:hAnsiTheme="majorHAnsi" w:cstheme="majorHAnsi"/>
              </w:rPr>
              <w:t xml:space="preserve"> </w:t>
            </w:r>
            <w:r w:rsidR="00705F94" w:rsidRPr="006E199A">
              <w:rPr>
                <w:rFonts w:asciiTheme="majorHAnsi" w:hAnsiTheme="majorHAnsi" w:cstheme="majorHAnsi"/>
              </w:rPr>
              <w:t>&amp;pointcloud</w:t>
            </w:r>
            <w:r w:rsidRPr="006E199A">
              <w:rPr>
                <w:rFonts w:asciiTheme="majorHAnsi" w:hAnsiTheme="majorHAnsi" w:cstheme="majorHAnsi"/>
              </w:rPr>
              <w:t>,</w:t>
            </w:r>
          </w:p>
          <w:p w14:paraId="15DDF136" w14:textId="181A0DA3" w:rsidR="00262296" w:rsidRPr="006E199A" w:rsidRDefault="00262296" w:rsidP="005A71BF">
            <w:pPr>
              <w:spacing w:after="120"/>
              <w:rPr>
                <w:rFonts w:asciiTheme="majorHAnsi" w:hAnsiTheme="majorHAnsi" w:cstheme="majorHAnsi"/>
              </w:rPr>
            </w:pPr>
            <w:r w:rsidRPr="006E199A">
              <w:rPr>
                <w:rFonts w:asciiTheme="majorHAnsi" w:hAnsiTheme="majorHAnsi" w:cstheme="majorHAnsi"/>
              </w:rPr>
              <w:tab/>
            </w:r>
            <w:r w:rsidR="00705F94" w:rsidRPr="006E199A">
              <w:rPr>
                <w:rFonts w:asciiTheme="majorHAnsi" w:hAnsiTheme="majorHAnsi" w:cstheme="majorHAnsi"/>
              </w:rPr>
              <w:t>float voxel_</w:t>
            </w:r>
            <w:r w:rsidR="005A71BF" w:rsidRPr="006E199A">
              <w:rPr>
                <w:rFonts w:asciiTheme="majorHAnsi" w:hAnsiTheme="majorHAnsi" w:cstheme="majorHAnsi"/>
              </w:rPr>
              <w:t>size</w:t>
            </w:r>
            <w:r w:rsidRPr="006E199A">
              <w:rPr>
                <w:rFonts w:asciiTheme="majorHAnsi" w:hAnsiTheme="majorHAnsi" w:cstheme="majorHAnsi"/>
              </w:rPr>
              <w:t>,</w:t>
            </w:r>
          </w:p>
          <w:p w14:paraId="487E37D4" w14:textId="3A89D9B1" w:rsidR="00705F94" w:rsidRPr="006E199A" w:rsidRDefault="00262296" w:rsidP="00E579DB">
            <w:pPr>
              <w:spacing w:after="120"/>
              <w:rPr>
                <w:rFonts w:asciiTheme="majorHAnsi" w:hAnsiTheme="majorHAnsi" w:cstheme="majorHAnsi"/>
              </w:rPr>
            </w:pPr>
            <w:r w:rsidRPr="006E199A">
              <w:rPr>
                <w:rFonts w:asciiTheme="majorHAnsi" w:hAnsiTheme="majorHAnsi" w:cstheme="majorHAnsi"/>
              </w:rPr>
              <w:tab/>
              <w:t>const TFL::TFL_Polygon &amp;polygon)</w:t>
            </w:r>
          </w:p>
        </w:tc>
      </w:tr>
      <w:tr w:rsidR="00705F94" w:rsidRPr="006E199A" w14:paraId="70200FFD" w14:textId="77777777" w:rsidTr="00BB757D">
        <w:trPr>
          <w:trHeight w:val="593"/>
          <w:jc w:val="center"/>
        </w:trPr>
        <w:tc>
          <w:tcPr>
            <w:tcW w:w="1152" w:type="dxa"/>
            <w:shd w:val="clear" w:color="auto" w:fill="C9C9C9" w:themeFill="accent3" w:themeFillTint="99"/>
            <w:vAlign w:val="center"/>
          </w:tcPr>
          <w:p w14:paraId="3B63258D" w14:textId="7E7B71B8" w:rsidR="00705F94" w:rsidRPr="006E199A" w:rsidRDefault="00705F94" w:rsidP="00566907">
            <w:pPr>
              <w:spacing w:after="120"/>
              <w:rPr>
                <w:rFonts w:asciiTheme="majorHAnsi" w:hAnsiTheme="majorHAnsi" w:cstheme="majorHAnsi"/>
                <w:b/>
              </w:rPr>
            </w:pPr>
            <w:r w:rsidRPr="006E199A">
              <w:rPr>
                <w:rFonts w:asciiTheme="majorHAnsi" w:hAnsiTheme="majorHAnsi" w:cstheme="majorHAnsi"/>
                <w:b/>
              </w:rPr>
              <w:t>Return</w:t>
            </w:r>
          </w:p>
        </w:tc>
        <w:tc>
          <w:tcPr>
            <w:tcW w:w="7646" w:type="dxa"/>
            <w:gridSpan w:val="3"/>
            <w:vAlign w:val="center"/>
          </w:tcPr>
          <w:p w14:paraId="65A46E15" w14:textId="08153F35" w:rsidR="00D41BAE" w:rsidRPr="006E199A" w:rsidRDefault="00D41BAE" w:rsidP="00D41BAE">
            <w:pPr>
              <w:spacing w:after="120"/>
              <w:rPr>
                <w:rFonts w:asciiTheme="majorHAnsi" w:hAnsiTheme="majorHAnsi" w:cstheme="majorHAnsi"/>
              </w:rPr>
            </w:pPr>
            <w:r w:rsidRPr="006E199A">
              <w:rPr>
                <w:rFonts w:asciiTheme="majorHAnsi" w:hAnsiTheme="majorHAnsi" w:cstheme="majorHAnsi"/>
              </w:rPr>
              <w:t>enum TFL::TFL_Result</w:t>
            </w:r>
          </w:p>
        </w:tc>
      </w:tr>
      <w:tr w:rsidR="009470CF" w:rsidRPr="006E199A" w14:paraId="4CFA1949" w14:textId="77777777" w:rsidTr="00BB757D">
        <w:trPr>
          <w:trHeight w:val="593"/>
          <w:jc w:val="center"/>
        </w:trPr>
        <w:tc>
          <w:tcPr>
            <w:tcW w:w="1152" w:type="dxa"/>
            <w:tcBorders>
              <w:tl2br w:val="single" w:sz="4" w:space="0" w:color="auto"/>
            </w:tcBorders>
            <w:shd w:val="clear" w:color="auto" w:fill="C9C9C9" w:themeFill="accent3" w:themeFillTint="99"/>
            <w:vAlign w:val="center"/>
          </w:tcPr>
          <w:p w14:paraId="1912607D" w14:textId="77777777" w:rsidR="009470CF" w:rsidRPr="006E199A" w:rsidRDefault="009470CF" w:rsidP="00566907">
            <w:pPr>
              <w:spacing w:after="120"/>
              <w:rPr>
                <w:rFonts w:asciiTheme="majorHAnsi" w:hAnsiTheme="majorHAnsi" w:cstheme="majorHAnsi"/>
                <w:b/>
              </w:rPr>
            </w:pPr>
          </w:p>
        </w:tc>
        <w:tc>
          <w:tcPr>
            <w:tcW w:w="2074" w:type="dxa"/>
            <w:shd w:val="clear" w:color="auto" w:fill="C9C9C9" w:themeFill="accent3" w:themeFillTint="99"/>
            <w:vAlign w:val="center"/>
          </w:tcPr>
          <w:p w14:paraId="710C4D62" w14:textId="77777777" w:rsidR="009470CF" w:rsidRPr="006E199A" w:rsidRDefault="009470CF" w:rsidP="00566907">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5B98CE71" w14:textId="77777777" w:rsidR="009470CF" w:rsidRPr="006E199A" w:rsidRDefault="009470CF" w:rsidP="00566907">
            <w:pPr>
              <w:spacing w:after="120"/>
              <w:rPr>
                <w:rFonts w:asciiTheme="majorHAnsi" w:hAnsiTheme="majorHAnsi" w:cstheme="majorHAnsi"/>
              </w:rPr>
            </w:pPr>
            <w:r w:rsidRPr="006E199A">
              <w:rPr>
                <w:rFonts w:asciiTheme="majorHAnsi" w:hAnsiTheme="majorHAnsi" w:cstheme="majorHAnsi"/>
              </w:rPr>
              <w:t>I/O</w:t>
            </w:r>
          </w:p>
        </w:tc>
        <w:tc>
          <w:tcPr>
            <w:tcW w:w="4737" w:type="dxa"/>
            <w:shd w:val="clear" w:color="auto" w:fill="C9C9C9" w:themeFill="accent3" w:themeFillTint="99"/>
            <w:vAlign w:val="center"/>
          </w:tcPr>
          <w:p w14:paraId="103499B9" w14:textId="196387FD" w:rsidR="009470CF" w:rsidRPr="006E199A" w:rsidRDefault="00C13B9B" w:rsidP="00566907">
            <w:pPr>
              <w:spacing w:after="120"/>
              <w:rPr>
                <w:rFonts w:asciiTheme="majorHAnsi" w:hAnsiTheme="majorHAnsi" w:cstheme="majorHAnsi"/>
              </w:rPr>
            </w:pPr>
            <w:r w:rsidRPr="006E199A">
              <w:rPr>
                <w:rFonts w:asciiTheme="majorHAnsi" w:hAnsiTheme="majorHAnsi" w:cstheme="majorHAnsi"/>
              </w:rPr>
              <w:t>Contents</w:t>
            </w:r>
          </w:p>
        </w:tc>
      </w:tr>
      <w:tr w:rsidR="00262296" w:rsidRPr="006E199A" w14:paraId="180ED2FE" w14:textId="77777777" w:rsidTr="00BB757D">
        <w:trPr>
          <w:trHeight w:val="593"/>
          <w:jc w:val="center"/>
        </w:trPr>
        <w:tc>
          <w:tcPr>
            <w:tcW w:w="1152" w:type="dxa"/>
            <w:vMerge w:val="restart"/>
            <w:shd w:val="clear" w:color="auto" w:fill="C9C9C9" w:themeFill="accent3" w:themeFillTint="99"/>
            <w:vAlign w:val="center"/>
          </w:tcPr>
          <w:p w14:paraId="31A8DF82" w14:textId="77777777" w:rsidR="00262296" w:rsidRPr="006E199A" w:rsidRDefault="00262296" w:rsidP="00C96AD4">
            <w:pPr>
              <w:spacing w:after="120"/>
              <w:rPr>
                <w:rFonts w:asciiTheme="majorHAnsi" w:hAnsiTheme="majorHAnsi" w:cstheme="majorHAnsi"/>
                <w:b/>
              </w:rPr>
            </w:pPr>
            <w:r w:rsidRPr="006E199A">
              <w:rPr>
                <w:rFonts w:asciiTheme="majorHAnsi" w:hAnsiTheme="majorHAnsi" w:cstheme="majorHAnsi"/>
                <w:b/>
              </w:rPr>
              <w:t>Argument</w:t>
            </w:r>
          </w:p>
        </w:tc>
        <w:tc>
          <w:tcPr>
            <w:tcW w:w="2074" w:type="dxa"/>
            <w:vAlign w:val="center"/>
          </w:tcPr>
          <w:p w14:paraId="36935DD6" w14:textId="21F355B0"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&amp;pointcloud</w:t>
            </w:r>
          </w:p>
        </w:tc>
        <w:tc>
          <w:tcPr>
            <w:tcW w:w="835" w:type="dxa"/>
            <w:vAlign w:val="center"/>
          </w:tcPr>
          <w:p w14:paraId="2C6618CE" w14:textId="5E2BF8F0"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IN</w:t>
            </w:r>
          </w:p>
        </w:tc>
        <w:tc>
          <w:tcPr>
            <w:tcW w:w="4737" w:type="dxa"/>
            <w:vAlign w:val="center"/>
          </w:tcPr>
          <w:p w14:paraId="63D25B8B" w14:textId="01D7AB2E"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Point Cloud data</w:t>
            </w:r>
          </w:p>
        </w:tc>
      </w:tr>
      <w:tr w:rsidR="00262296" w:rsidRPr="006E199A" w14:paraId="57345248" w14:textId="77777777" w:rsidTr="00BB757D">
        <w:trPr>
          <w:trHeight w:val="593"/>
          <w:jc w:val="center"/>
        </w:trPr>
        <w:tc>
          <w:tcPr>
            <w:tcW w:w="1152" w:type="dxa"/>
            <w:vMerge/>
            <w:shd w:val="clear" w:color="auto" w:fill="C9C9C9" w:themeFill="accent3" w:themeFillTint="99"/>
            <w:vAlign w:val="center"/>
          </w:tcPr>
          <w:p w14:paraId="0BC1188B" w14:textId="77777777" w:rsidR="00262296" w:rsidRPr="006E199A" w:rsidRDefault="00262296" w:rsidP="00C96AD4">
            <w:pPr>
              <w:spacing w:after="120"/>
              <w:rPr>
                <w:rFonts w:asciiTheme="majorHAnsi" w:hAnsiTheme="majorHAnsi" w:cstheme="majorHAnsi"/>
                <w:b/>
              </w:rPr>
            </w:pPr>
          </w:p>
        </w:tc>
        <w:tc>
          <w:tcPr>
            <w:tcW w:w="2074" w:type="dxa"/>
            <w:vAlign w:val="center"/>
          </w:tcPr>
          <w:p w14:paraId="09D73DCD" w14:textId="57F9F457"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voxel_size</w:t>
            </w:r>
          </w:p>
        </w:tc>
        <w:tc>
          <w:tcPr>
            <w:tcW w:w="835" w:type="dxa"/>
            <w:vAlign w:val="center"/>
          </w:tcPr>
          <w:p w14:paraId="13DD9D8D" w14:textId="2B1F8FB0" w:rsidR="00262296" w:rsidRPr="006E199A" w:rsidRDefault="00262296">
            <w:pPr>
              <w:spacing w:after="120"/>
              <w:jc w:val="both"/>
              <w:rPr>
                <w:rFonts w:asciiTheme="majorHAnsi" w:hAnsiTheme="majorHAnsi" w:cstheme="majorHAnsi"/>
              </w:rPr>
              <w:pPrChange w:id="825" w:author="STB" w:date="2020-09-09T09:31:00Z">
                <w:pPr>
                  <w:spacing w:after="120"/>
                </w:pPr>
              </w:pPrChange>
            </w:pPr>
            <w:r w:rsidRPr="006E199A">
              <w:rPr>
                <w:rFonts w:asciiTheme="majorHAnsi" w:hAnsiTheme="majorHAnsi" w:cstheme="majorHAnsi"/>
              </w:rPr>
              <w:t>IN</w:t>
            </w:r>
          </w:p>
        </w:tc>
        <w:tc>
          <w:tcPr>
            <w:tcW w:w="4737" w:type="dxa"/>
            <w:vAlign w:val="center"/>
          </w:tcPr>
          <w:p w14:paraId="51604252" w14:textId="311DB9B6" w:rsidR="006C480F" w:rsidRPr="006E199A" w:rsidRDefault="006C480F" w:rsidP="006C480F">
            <w:pPr>
              <w:spacing w:after="120"/>
              <w:jc w:val="both"/>
              <w:rPr>
                <w:ins w:id="826" w:author="STB" w:date="2020-09-09T09:31:00Z"/>
                <w:rFonts w:asciiTheme="majorHAnsi" w:hAnsiTheme="majorHAnsi" w:cstheme="majorHAnsi"/>
              </w:rPr>
            </w:pPr>
            <w:ins w:id="827" w:author="STB" w:date="2020-09-09T09:31:00Z">
              <w:r w:rsidRPr="006E199A">
                <w:rPr>
                  <w:rFonts w:asciiTheme="majorHAnsi" w:hAnsiTheme="majorHAnsi" w:cstheme="majorHAnsi"/>
                </w:rPr>
                <w:t>Before</w:t>
              </w:r>
              <w:r w:rsidR="00EA4241" w:rsidRPr="006E199A">
                <w:rPr>
                  <w:rFonts w:asciiTheme="majorHAnsi" w:hAnsiTheme="majorHAnsi" w:cstheme="majorHAnsi"/>
                </w:rPr>
                <w:t xml:space="preserve"> conversion process</w:t>
              </w:r>
              <w:r w:rsidRPr="006E199A">
                <w:rPr>
                  <w:rFonts w:asciiTheme="majorHAnsi" w:hAnsiTheme="majorHAnsi" w:cstheme="majorHAnsi"/>
                </w:rPr>
                <w:t>, this function will do the down sampling</w:t>
              </w:r>
              <w:r w:rsidR="00EA4241" w:rsidRPr="006E199A">
                <w:rPr>
                  <w:rFonts w:asciiTheme="majorHAnsi" w:hAnsiTheme="majorHAnsi" w:cstheme="majorHAnsi"/>
                </w:rPr>
                <w:t xml:space="preserve"> for </w:t>
              </w:r>
            </w:ins>
            <w:ins w:id="828" w:author="STB" w:date="2020-09-09T09:33:00Z">
              <w:r w:rsidR="00EA4241" w:rsidRPr="006E199A">
                <w:rPr>
                  <w:rFonts w:asciiTheme="majorHAnsi" w:hAnsiTheme="majorHAnsi" w:cstheme="majorHAnsi"/>
                </w:rPr>
                <w:t>input</w:t>
              </w:r>
            </w:ins>
            <w:ins w:id="829" w:author="STB" w:date="2020-09-09T09:31:00Z">
              <w:r w:rsidR="00EA4241" w:rsidRPr="006E199A">
                <w:rPr>
                  <w:rFonts w:asciiTheme="majorHAnsi" w:hAnsiTheme="majorHAnsi" w:cstheme="majorHAnsi"/>
                </w:rPr>
                <w:t xml:space="preserve"> point cloud data (</w:t>
              </w:r>
            </w:ins>
            <w:ins w:id="830" w:author="STB" w:date="2020-09-09T09:33:00Z">
              <w:r w:rsidR="00EA4241" w:rsidRPr="006E199A">
                <w:rPr>
                  <w:rFonts w:asciiTheme="majorHAnsi" w:hAnsiTheme="majorHAnsi" w:cstheme="majorHAnsi"/>
                  <w:i/>
                  <w:rPrChange w:id="831" w:author="STB" w:date="2020-09-09T15:02:00Z">
                    <w:rPr>
                      <w:rFonts w:asciiTheme="majorHAnsi" w:hAnsiTheme="majorHAnsi" w:cstheme="majorHAnsi"/>
                    </w:rPr>
                  </w:rPrChange>
                </w:rPr>
                <w:t>&amp;pointcloud</w:t>
              </w:r>
            </w:ins>
            <w:ins w:id="832" w:author="STB" w:date="2020-09-09T09:31:00Z">
              <w:r w:rsidR="00EA4241" w:rsidRPr="006E199A">
                <w:rPr>
                  <w:rFonts w:asciiTheme="majorHAnsi" w:hAnsiTheme="majorHAnsi" w:cstheme="majorHAnsi"/>
                </w:rPr>
                <w:t>)</w:t>
              </w:r>
            </w:ins>
            <w:ins w:id="833" w:author="STB" w:date="2020-09-09T09:33:00Z">
              <w:r w:rsidR="00EA4241" w:rsidRPr="006E199A">
                <w:rPr>
                  <w:rFonts w:asciiTheme="majorHAnsi" w:hAnsiTheme="majorHAnsi" w:cstheme="majorHAnsi"/>
                </w:rPr>
                <w:t xml:space="preserve"> </w:t>
              </w:r>
            </w:ins>
            <w:ins w:id="834" w:author="STB" w:date="2020-09-09T09:31:00Z">
              <w:r w:rsidRPr="006E199A">
                <w:rPr>
                  <w:rFonts w:asciiTheme="majorHAnsi" w:hAnsiTheme="majorHAnsi" w:cstheme="majorHAnsi"/>
                </w:rPr>
                <w:t>(also using the voxelgrid filter).</w:t>
              </w:r>
            </w:ins>
          </w:p>
          <w:p w14:paraId="74DD26D7" w14:textId="6C332A45" w:rsidR="006C480F" w:rsidRPr="006E199A" w:rsidRDefault="006C480F" w:rsidP="00EA4241">
            <w:pPr>
              <w:spacing w:after="120"/>
              <w:jc w:val="both"/>
              <w:rPr>
                <w:ins w:id="835" w:author="STB" w:date="2020-09-09T09:34:00Z"/>
                <w:rFonts w:asciiTheme="majorHAnsi" w:hAnsiTheme="majorHAnsi" w:cstheme="majorHAnsi"/>
              </w:rPr>
            </w:pPr>
            <w:ins w:id="836" w:author="STB" w:date="2020-09-09T09:31:00Z">
              <w:r w:rsidRPr="006E199A">
                <w:rPr>
                  <w:rFonts w:asciiTheme="majorHAnsi" w:hAnsiTheme="majorHAnsi" w:cstheme="majorHAnsi"/>
                </w:rPr>
                <w:t>And the size of each 3D voxel grid edge is determined by this parameter.</w:t>
              </w:r>
            </w:ins>
          </w:p>
          <w:p w14:paraId="37F1ED96" w14:textId="584E9C8B" w:rsidR="00262296" w:rsidRPr="006E199A" w:rsidRDefault="00B221C6">
            <w:pPr>
              <w:spacing w:after="120"/>
              <w:jc w:val="both"/>
              <w:rPr>
                <w:rFonts w:asciiTheme="majorHAnsi" w:hAnsiTheme="majorHAnsi" w:cstheme="majorHAnsi"/>
              </w:rPr>
              <w:pPrChange w:id="837" w:author="STB" w:date="2020-09-09T09:31:00Z">
                <w:pPr>
                  <w:spacing w:after="120"/>
                </w:pPr>
              </w:pPrChange>
            </w:pPr>
            <w:ins w:id="838" w:author="STB" w:date="2020-09-09T14:59:00Z">
              <w:r w:rsidRPr="006E199A">
                <w:rPr>
                  <w:rFonts w:asciiTheme="majorHAnsi" w:hAnsiTheme="majorHAnsi" w:cstheme="majorHAnsi"/>
                  <w:rPrChange w:id="839" w:author="STB" w:date="2020-09-09T15:02:00Z">
                    <w:rPr>
                      <w:rFonts w:cstheme="majorHAnsi"/>
                    </w:rPr>
                  </w:rPrChange>
                </w:rPr>
                <w:t xml:space="preserve">* More details in </w:t>
              </w:r>
              <w:r w:rsidRPr="006E199A">
                <w:rPr>
                  <w:rFonts w:asciiTheme="majorHAnsi" w:hAnsiTheme="majorHAnsi" w:cstheme="majorHAnsi"/>
                  <w:b/>
                  <w:rPrChange w:id="840" w:author="STB" w:date="2020-09-09T15:02:00Z">
                    <w:rPr>
                      <w:rFonts w:cstheme="majorHAnsi"/>
                      <w:b/>
                    </w:rPr>
                  </w:rPrChange>
                </w:rPr>
                <w:t>4.4. VoxelGrid Filter</w:t>
              </w:r>
            </w:ins>
            <w:commentRangeStart w:id="841"/>
            <w:commentRangeStart w:id="842"/>
            <w:commentRangeStart w:id="843"/>
            <w:del w:id="844" w:author="STB" w:date="2020-09-09T09:31:00Z">
              <w:r w:rsidR="00262296" w:rsidRPr="006E199A" w:rsidDel="006C480F">
                <w:rPr>
                  <w:rFonts w:asciiTheme="majorHAnsi" w:hAnsiTheme="majorHAnsi" w:cstheme="majorHAnsi"/>
                </w:rPr>
                <w:delText>Voxel Grid edge size (meter)</w:delText>
              </w:r>
              <w:commentRangeEnd w:id="841"/>
              <w:r w:rsidR="00262296" w:rsidRPr="006E199A" w:rsidDel="006C480F">
                <w:rPr>
                  <w:rStyle w:val="CommentReference"/>
                  <w:rFonts w:asciiTheme="majorHAnsi" w:hAnsiTheme="majorHAnsi" w:cstheme="majorHAnsi"/>
                </w:rPr>
                <w:commentReference w:id="841"/>
              </w:r>
              <w:commentRangeEnd w:id="842"/>
              <w:r w:rsidR="00ED1770" w:rsidRPr="006E199A" w:rsidDel="006C480F">
                <w:rPr>
                  <w:rStyle w:val="CommentReference"/>
                  <w:rFonts w:asciiTheme="majorHAnsi" w:hAnsiTheme="majorHAnsi"/>
                  <w:rPrChange w:id="845" w:author="STB" w:date="2020-09-09T15:02:00Z">
                    <w:rPr>
                      <w:rStyle w:val="CommentReference"/>
                    </w:rPr>
                  </w:rPrChange>
                </w:rPr>
                <w:commentReference w:id="842"/>
              </w:r>
              <w:commentRangeEnd w:id="843"/>
              <w:r w:rsidR="00574F45" w:rsidRPr="006E199A" w:rsidDel="006C480F">
                <w:rPr>
                  <w:rStyle w:val="CommentReference"/>
                  <w:rFonts w:asciiTheme="majorHAnsi" w:hAnsiTheme="majorHAnsi"/>
                  <w:rPrChange w:id="846" w:author="STB" w:date="2020-09-09T15:02:00Z">
                    <w:rPr>
                      <w:rStyle w:val="CommentReference"/>
                    </w:rPr>
                  </w:rPrChange>
                </w:rPr>
                <w:commentReference w:id="843"/>
              </w:r>
            </w:del>
          </w:p>
        </w:tc>
      </w:tr>
      <w:tr w:rsidR="00262296" w:rsidRPr="006E199A" w14:paraId="672EAB15" w14:textId="77777777" w:rsidTr="00BB757D">
        <w:trPr>
          <w:trHeight w:val="593"/>
          <w:jc w:val="center"/>
        </w:trPr>
        <w:tc>
          <w:tcPr>
            <w:tcW w:w="1152" w:type="dxa"/>
            <w:vMerge/>
            <w:shd w:val="clear" w:color="auto" w:fill="C9C9C9" w:themeFill="accent3" w:themeFillTint="99"/>
            <w:vAlign w:val="center"/>
          </w:tcPr>
          <w:p w14:paraId="64A71D5F" w14:textId="77777777" w:rsidR="00262296" w:rsidRPr="006E199A" w:rsidRDefault="00262296" w:rsidP="00C96AD4">
            <w:pPr>
              <w:spacing w:after="120"/>
              <w:rPr>
                <w:rFonts w:asciiTheme="majorHAnsi" w:hAnsiTheme="majorHAnsi" w:cstheme="majorHAnsi"/>
                <w:b/>
              </w:rPr>
            </w:pPr>
          </w:p>
        </w:tc>
        <w:tc>
          <w:tcPr>
            <w:tcW w:w="2074" w:type="dxa"/>
            <w:vAlign w:val="center"/>
          </w:tcPr>
          <w:p w14:paraId="7A1EA651" w14:textId="35F688D5" w:rsidR="00262296" w:rsidRPr="006E199A" w:rsidRDefault="00262296" w:rsidP="00C96AD4">
            <w:pPr>
              <w:spacing w:after="120"/>
              <w:rPr>
                <w:rFonts w:asciiTheme="majorHAnsi" w:hAnsiTheme="majorHAnsi" w:cstheme="majorHAnsi"/>
                <w:i/>
              </w:rPr>
            </w:pPr>
            <w:r w:rsidRPr="006E199A">
              <w:rPr>
                <w:rFonts w:asciiTheme="majorHAnsi" w:hAnsiTheme="majorHAnsi" w:cstheme="majorHAnsi"/>
                <w:i/>
              </w:rPr>
              <w:t>&amp;polygon</w:t>
            </w:r>
          </w:p>
        </w:tc>
        <w:tc>
          <w:tcPr>
            <w:tcW w:w="835" w:type="dxa"/>
            <w:vAlign w:val="center"/>
          </w:tcPr>
          <w:p w14:paraId="04DF6558" w14:textId="4DEC2FFD"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OUT</w:t>
            </w:r>
          </w:p>
        </w:tc>
        <w:tc>
          <w:tcPr>
            <w:tcW w:w="4737" w:type="dxa"/>
            <w:vAlign w:val="center"/>
          </w:tcPr>
          <w:p w14:paraId="54A9C9E2" w14:textId="77777777"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Polygon data</w:t>
            </w:r>
          </w:p>
          <w:p w14:paraId="093F9473" w14:textId="10B2CFE7" w:rsidR="00262296" w:rsidRPr="006E199A" w:rsidRDefault="00262296" w:rsidP="00C96AD4">
            <w:pPr>
              <w:spacing w:after="120"/>
              <w:rPr>
                <w:rFonts w:asciiTheme="majorHAnsi" w:hAnsiTheme="majorHAnsi" w:cstheme="majorHAnsi"/>
              </w:rPr>
            </w:pPr>
            <w:r w:rsidRPr="006E199A">
              <w:rPr>
                <w:rFonts w:asciiTheme="majorHAnsi" w:hAnsiTheme="majorHAnsi" w:cstheme="majorHAnsi"/>
              </w:rPr>
              <w:t>Result of PointCloud2Polygon process</w:t>
            </w:r>
          </w:p>
        </w:tc>
      </w:tr>
      <w:tr w:rsidR="002C0C81" w:rsidRPr="006E199A" w14:paraId="61EF446D" w14:textId="77777777" w:rsidTr="00BB757D">
        <w:trPr>
          <w:trHeight w:val="593"/>
          <w:jc w:val="center"/>
        </w:trPr>
        <w:tc>
          <w:tcPr>
            <w:tcW w:w="1152" w:type="dxa"/>
            <w:shd w:val="clear" w:color="auto" w:fill="C9C9C9" w:themeFill="accent3" w:themeFillTint="99"/>
            <w:vAlign w:val="center"/>
          </w:tcPr>
          <w:p w14:paraId="4173921F" w14:textId="7562F58C" w:rsidR="002C0C81" w:rsidRPr="006E199A" w:rsidRDefault="002C0C81" w:rsidP="002C0C81">
            <w:pPr>
              <w:spacing w:after="120"/>
              <w:rPr>
                <w:rFonts w:asciiTheme="majorHAnsi" w:hAnsiTheme="majorHAnsi" w:cstheme="majorHAnsi"/>
                <w:b/>
              </w:rPr>
            </w:pPr>
            <w:r w:rsidRPr="006E199A">
              <w:rPr>
                <w:rFonts w:asciiTheme="majorHAnsi" w:hAnsiTheme="majorHAnsi" w:cstheme="majorHAnsi"/>
              </w:rPr>
              <w:t>Note</w:t>
            </w:r>
          </w:p>
        </w:tc>
        <w:tc>
          <w:tcPr>
            <w:tcW w:w="7646" w:type="dxa"/>
            <w:gridSpan w:val="3"/>
            <w:vAlign w:val="center"/>
          </w:tcPr>
          <w:p w14:paraId="4F113371" w14:textId="7C89E677"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&amp;pointcloud</w:t>
            </w:r>
            <w:r w:rsidRPr="006E199A">
              <w:rPr>
                <w:rFonts w:asciiTheme="majorHAnsi" w:hAnsiTheme="majorHAnsi" w:cstheme="majorHAnsi"/>
              </w:rPr>
              <w:t xml:space="preserve"> is NULL, the return value will be </w:t>
            </w:r>
            <w:r w:rsidRPr="006E199A">
              <w:rPr>
                <w:rFonts w:asciiTheme="majorHAnsi" w:hAnsiTheme="majorHAnsi" w:cstheme="majorHAnsi"/>
                <w:b/>
              </w:rPr>
              <w:t>TFL_Result::TFL_PARAM1</w:t>
            </w:r>
          </w:p>
        </w:tc>
      </w:tr>
    </w:tbl>
    <w:p w14:paraId="79EC5AEB" w14:textId="4790FC59" w:rsidR="00705F94"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13 </w:t>
      </w:r>
      <w:r w:rsidR="00B27D65" w:rsidRPr="006E199A">
        <w:rPr>
          <w:rFonts w:asciiTheme="majorHAnsi" w:hAnsiTheme="majorHAnsi" w:cstheme="majorHAnsi"/>
          <w:b w:val="0"/>
        </w:rPr>
        <w:t>PointCloud2Polygon function</w:t>
      </w:r>
    </w:p>
    <w:p w14:paraId="7B68D244" w14:textId="77777777" w:rsidR="00705F94" w:rsidRPr="006E199A" w:rsidRDefault="00705F94" w:rsidP="00566907">
      <w:pPr>
        <w:spacing w:after="120"/>
        <w:rPr>
          <w:rFonts w:asciiTheme="majorHAnsi" w:hAnsiTheme="majorHAnsi" w:cstheme="majorHAnsi"/>
        </w:rPr>
      </w:pPr>
    </w:p>
    <w:p w14:paraId="398FE502" w14:textId="4B911AE5" w:rsidR="00EC36D8" w:rsidRPr="006E199A" w:rsidRDefault="00146611" w:rsidP="00B05ABC">
      <w:pPr>
        <w:pStyle w:val="Heading2"/>
        <w:spacing w:before="0" w:after="120"/>
        <w:rPr>
          <w:rFonts w:cstheme="majorHAnsi"/>
          <w:b/>
          <w:sz w:val="32"/>
          <w:szCs w:val="32"/>
        </w:rPr>
      </w:pPr>
      <w:bookmarkStart w:id="847" w:name="_Toc50556390"/>
      <w:r w:rsidRPr="006E199A">
        <w:rPr>
          <w:rFonts w:cstheme="majorHAnsi"/>
          <w:b/>
          <w:color w:val="auto"/>
          <w:sz w:val="32"/>
          <w:szCs w:val="32"/>
        </w:rPr>
        <w:t>2.</w:t>
      </w:r>
      <w:r w:rsidR="00DD342B" w:rsidRPr="006E199A">
        <w:rPr>
          <w:rFonts w:cstheme="majorHAnsi"/>
          <w:b/>
          <w:color w:val="auto"/>
          <w:sz w:val="32"/>
          <w:szCs w:val="32"/>
        </w:rPr>
        <w:t>11</w:t>
      </w:r>
      <w:r w:rsidR="0033408E" w:rsidRPr="006E199A">
        <w:rPr>
          <w:rFonts w:cstheme="majorHAnsi"/>
          <w:b/>
          <w:color w:val="auto"/>
          <w:sz w:val="32"/>
          <w:szCs w:val="32"/>
        </w:rPr>
        <w:t>.</w:t>
      </w:r>
      <w:r w:rsidRPr="006E199A">
        <w:rPr>
          <w:rFonts w:cstheme="majorHAnsi"/>
          <w:b/>
          <w:color w:val="auto"/>
          <w:sz w:val="32"/>
          <w:szCs w:val="32"/>
        </w:rPr>
        <w:t xml:space="preserve"> Function: TFL::</w:t>
      </w:r>
      <w:r w:rsidR="00C86299" w:rsidRPr="006E199A">
        <w:rPr>
          <w:rFonts w:cstheme="majorHAnsi"/>
          <w:b/>
          <w:color w:val="auto"/>
          <w:sz w:val="32"/>
          <w:szCs w:val="32"/>
        </w:rPr>
        <w:t>Merge</w:t>
      </w:r>
      <w:r w:rsidR="008F22E5" w:rsidRPr="006E199A">
        <w:rPr>
          <w:rFonts w:cstheme="majorHAnsi"/>
          <w:b/>
          <w:color w:val="auto"/>
          <w:sz w:val="32"/>
          <w:szCs w:val="32"/>
        </w:rPr>
        <w:t>PointCloud</w:t>
      </w:r>
      <w:r w:rsidR="00472033" w:rsidRPr="006E199A">
        <w:rPr>
          <w:rFonts w:cstheme="majorHAnsi"/>
          <w:b/>
          <w:color w:val="auto"/>
          <w:sz w:val="32"/>
          <w:szCs w:val="32"/>
        </w:rPr>
        <w:t>2</w:t>
      </w:r>
      <w:bookmarkEnd w:id="847"/>
    </w:p>
    <w:tbl>
      <w:tblPr>
        <w:tblStyle w:val="TableGrid"/>
        <w:tblW w:w="8831" w:type="dxa"/>
        <w:jc w:val="center"/>
        <w:tblLayout w:type="fixed"/>
        <w:tblLook w:val="04A0" w:firstRow="1" w:lastRow="0" w:firstColumn="1" w:lastColumn="0" w:noHBand="0" w:noVBand="1"/>
      </w:tblPr>
      <w:tblGrid>
        <w:gridCol w:w="1194"/>
        <w:gridCol w:w="2093"/>
        <w:gridCol w:w="835"/>
        <w:gridCol w:w="4709"/>
      </w:tblGrid>
      <w:tr w:rsidR="00EC36D8" w:rsidRPr="006E199A" w14:paraId="610B7333" w14:textId="77777777" w:rsidTr="00BB757D">
        <w:trPr>
          <w:trHeight w:val="662"/>
          <w:jc w:val="center"/>
        </w:trPr>
        <w:tc>
          <w:tcPr>
            <w:tcW w:w="1194" w:type="dxa"/>
            <w:shd w:val="clear" w:color="auto" w:fill="C9C9C9" w:themeFill="accent3" w:themeFillTint="99"/>
            <w:vAlign w:val="center"/>
          </w:tcPr>
          <w:p w14:paraId="60514AE7"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Function</w:t>
            </w:r>
          </w:p>
        </w:tc>
        <w:tc>
          <w:tcPr>
            <w:tcW w:w="7637" w:type="dxa"/>
            <w:gridSpan w:val="3"/>
            <w:vAlign w:val="center"/>
          </w:tcPr>
          <w:p w14:paraId="29B35D35" w14:textId="76065CEE" w:rsidR="00EC36D8" w:rsidRPr="006E199A" w:rsidRDefault="005A4626" w:rsidP="00566907">
            <w:pPr>
              <w:spacing w:after="120"/>
              <w:rPr>
                <w:rFonts w:asciiTheme="majorHAnsi" w:hAnsiTheme="majorHAnsi" w:cstheme="majorHAnsi"/>
              </w:rPr>
            </w:pPr>
            <w:r w:rsidRPr="006E199A">
              <w:rPr>
                <w:rFonts w:asciiTheme="majorHAnsi" w:hAnsiTheme="majorHAnsi" w:cstheme="majorHAnsi"/>
              </w:rPr>
              <w:t>Merge</w:t>
            </w:r>
            <w:r w:rsidR="008F22E5" w:rsidRPr="006E199A">
              <w:rPr>
                <w:rFonts w:asciiTheme="majorHAnsi" w:hAnsiTheme="majorHAnsi" w:cstheme="majorHAnsi"/>
              </w:rPr>
              <w:t>PointCloud</w:t>
            </w:r>
            <w:r w:rsidR="00A67D3F" w:rsidRPr="006E199A">
              <w:rPr>
                <w:rFonts w:asciiTheme="majorHAnsi" w:hAnsiTheme="majorHAnsi" w:cstheme="majorHAnsi"/>
              </w:rPr>
              <w:t>2</w:t>
            </w:r>
          </w:p>
        </w:tc>
      </w:tr>
      <w:tr w:rsidR="00EC36D8" w:rsidRPr="006E199A" w14:paraId="4F04570E" w14:textId="77777777" w:rsidTr="00BB757D">
        <w:trPr>
          <w:trHeight w:val="662"/>
          <w:jc w:val="center"/>
        </w:trPr>
        <w:tc>
          <w:tcPr>
            <w:tcW w:w="1194" w:type="dxa"/>
            <w:shd w:val="clear" w:color="auto" w:fill="C9C9C9" w:themeFill="accent3" w:themeFillTint="99"/>
            <w:vAlign w:val="center"/>
          </w:tcPr>
          <w:p w14:paraId="0F4F472B"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Overview</w:t>
            </w:r>
          </w:p>
        </w:tc>
        <w:tc>
          <w:tcPr>
            <w:tcW w:w="7637" w:type="dxa"/>
            <w:gridSpan w:val="3"/>
            <w:vAlign w:val="center"/>
          </w:tcPr>
          <w:p w14:paraId="6F69F5B7" w14:textId="6D280DF8" w:rsidR="00EC36D8" w:rsidRPr="006E199A" w:rsidRDefault="005C06CC" w:rsidP="00EB310F">
            <w:pPr>
              <w:spacing w:after="120"/>
              <w:jc w:val="both"/>
              <w:rPr>
                <w:rFonts w:asciiTheme="majorHAnsi" w:hAnsiTheme="majorHAnsi" w:cstheme="majorHAnsi"/>
                <w:lang w:eastAsia="ja-JP"/>
              </w:rPr>
            </w:pPr>
            <w:r w:rsidRPr="006E199A">
              <w:rPr>
                <w:rFonts w:asciiTheme="majorHAnsi" w:hAnsiTheme="majorHAnsi" w:cstheme="majorHAnsi"/>
              </w:rPr>
              <w:t>Merge pairs of point cloud</w:t>
            </w:r>
            <w:r w:rsidR="00D41BAE" w:rsidRPr="006E199A">
              <w:rPr>
                <w:rFonts w:asciiTheme="majorHAnsi" w:hAnsiTheme="majorHAnsi" w:cstheme="majorHAnsi"/>
              </w:rPr>
              <w:t xml:space="preserve"> data</w:t>
            </w:r>
            <w:r w:rsidRPr="006E199A">
              <w:rPr>
                <w:rFonts w:asciiTheme="majorHAnsi" w:hAnsiTheme="majorHAnsi" w:cstheme="majorHAnsi"/>
              </w:rPr>
              <w:t xml:space="preserve"> using ICP (Iterative Closest Point) algorithm</w:t>
            </w:r>
          </w:p>
        </w:tc>
      </w:tr>
      <w:tr w:rsidR="00EC36D8" w:rsidRPr="006E199A" w14:paraId="7C70E4AC" w14:textId="77777777" w:rsidTr="00BB757D">
        <w:trPr>
          <w:trHeight w:val="662"/>
          <w:jc w:val="center"/>
        </w:trPr>
        <w:tc>
          <w:tcPr>
            <w:tcW w:w="1194" w:type="dxa"/>
            <w:shd w:val="clear" w:color="auto" w:fill="C9C9C9" w:themeFill="accent3" w:themeFillTint="99"/>
            <w:vAlign w:val="center"/>
          </w:tcPr>
          <w:p w14:paraId="748C8B60"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lastRenderedPageBreak/>
              <w:t>Prototype</w:t>
            </w:r>
          </w:p>
        </w:tc>
        <w:tc>
          <w:tcPr>
            <w:tcW w:w="7637" w:type="dxa"/>
            <w:gridSpan w:val="3"/>
            <w:vAlign w:val="center"/>
          </w:tcPr>
          <w:p w14:paraId="3B8E54D3" w14:textId="67AFAB52" w:rsidR="00A80208" w:rsidRPr="006E199A" w:rsidRDefault="00F31B61" w:rsidP="00566907">
            <w:pPr>
              <w:spacing w:after="120"/>
              <w:rPr>
                <w:rFonts w:asciiTheme="majorHAnsi" w:hAnsiTheme="majorHAnsi" w:cstheme="majorHAnsi"/>
              </w:rPr>
            </w:pPr>
            <w:r w:rsidRPr="006E199A">
              <w:rPr>
                <w:rFonts w:asciiTheme="majorHAnsi" w:hAnsiTheme="majorHAnsi" w:cstheme="majorHAnsi"/>
              </w:rPr>
              <w:t xml:space="preserve">MergePointCloud2 </w:t>
            </w:r>
            <w:r w:rsidR="00EC36D8" w:rsidRPr="006E199A">
              <w:rPr>
                <w:rFonts w:asciiTheme="majorHAnsi" w:hAnsiTheme="majorHAnsi" w:cstheme="majorHAnsi"/>
              </w:rPr>
              <w:t>(</w:t>
            </w:r>
          </w:p>
          <w:p w14:paraId="33BBBEBB" w14:textId="594C4E8A" w:rsidR="00A80208" w:rsidRPr="006E199A" w:rsidRDefault="00CE063A"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const </w:t>
            </w:r>
            <w:r w:rsidR="006D3A86" w:rsidRPr="006E199A">
              <w:rPr>
                <w:rFonts w:asciiTheme="majorHAnsi" w:hAnsiTheme="majorHAnsi" w:cstheme="majorHAnsi"/>
              </w:rPr>
              <w:t>TLF::TFL_PointCloud</w:t>
            </w:r>
            <w:r w:rsidR="006D3A86" w:rsidRPr="006E199A" w:rsidDel="00146611">
              <w:rPr>
                <w:rFonts w:asciiTheme="majorHAnsi" w:hAnsiTheme="majorHAnsi" w:cstheme="majorHAnsi"/>
              </w:rPr>
              <w:t xml:space="preserve"> </w:t>
            </w:r>
            <w:r w:rsidR="00A80208" w:rsidRPr="006E199A">
              <w:rPr>
                <w:rFonts w:asciiTheme="majorHAnsi" w:hAnsiTheme="majorHAnsi" w:cstheme="majorHAnsi"/>
              </w:rPr>
              <w:t>&amp;</w:t>
            </w:r>
            <w:r w:rsidRPr="006E199A">
              <w:rPr>
                <w:rFonts w:asciiTheme="majorHAnsi" w:hAnsiTheme="majorHAnsi" w:cstheme="majorHAnsi"/>
              </w:rPr>
              <w:t>source</w:t>
            </w:r>
            <w:r w:rsidR="00A80208" w:rsidRPr="006E199A">
              <w:rPr>
                <w:rFonts w:asciiTheme="majorHAnsi" w:hAnsiTheme="majorHAnsi" w:cstheme="majorHAnsi"/>
              </w:rPr>
              <w:t>,</w:t>
            </w:r>
          </w:p>
          <w:p w14:paraId="415BD7E5" w14:textId="7CFC2A67" w:rsidR="00A80208" w:rsidRPr="006E199A" w:rsidRDefault="00CE063A"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const </w:t>
            </w:r>
            <w:r w:rsidR="00146611" w:rsidRPr="006E199A">
              <w:rPr>
                <w:rFonts w:asciiTheme="majorHAnsi" w:hAnsiTheme="majorHAnsi" w:cstheme="majorHAnsi"/>
              </w:rPr>
              <w:t>TLF::TFL_PointCloud</w:t>
            </w:r>
            <w:r w:rsidR="00146611" w:rsidRPr="006E199A" w:rsidDel="00146611">
              <w:rPr>
                <w:rFonts w:asciiTheme="majorHAnsi" w:hAnsiTheme="majorHAnsi" w:cstheme="majorHAnsi"/>
              </w:rPr>
              <w:t xml:space="preserve"> </w:t>
            </w:r>
            <w:r w:rsidR="00EC36D8" w:rsidRPr="006E199A">
              <w:rPr>
                <w:rFonts w:asciiTheme="majorHAnsi" w:hAnsiTheme="majorHAnsi" w:cstheme="majorHAnsi"/>
              </w:rPr>
              <w:t>&amp;</w:t>
            </w:r>
            <w:r w:rsidRPr="006E199A">
              <w:rPr>
                <w:rFonts w:asciiTheme="majorHAnsi" w:hAnsiTheme="majorHAnsi" w:cstheme="majorHAnsi"/>
              </w:rPr>
              <w:t>target</w:t>
            </w:r>
            <w:r w:rsidR="005A71BF" w:rsidRPr="006E199A">
              <w:rPr>
                <w:rFonts w:asciiTheme="majorHAnsi" w:hAnsiTheme="majorHAnsi" w:cstheme="majorHAnsi"/>
              </w:rPr>
              <w:t>,</w:t>
            </w:r>
          </w:p>
          <w:p w14:paraId="606B9C5D" w14:textId="1616AAC5" w:rsidR="005A4626" w:rsidRPr="006E199A" w:rsidRDefault="005A71BF"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848" w:author="相馬 健二" w:date="2020-09-08T10:36:00Z">
              <w:r w:rsidR="00D21766" w:rsidRPr="006E199A" w:rsidDel="00191381">
                <w:rPr>
                  <w:rFonts w:asciiTheme="majorHAnsi" w:hAnsiTheme="majorHAnsi" w:cstheme="majorHAnsi"/>
                </w:rPr>
                <w:delText>pre_processing_</w:delText>
              </w:r>
            </w:del>
            <w:del w:id="849" w:author="相馬 健二" w:date="2020-09-08T10:52:00Z">
              <w:r w:rsidRPr="006E199A" w:rsidDel="00B7553A">
                <w:rPr>
                  <w:rFonts w:asciiTheme="majorHAnsi" w:hAnsiTheme="majorHAnsi" w:cstheme="majorHAnsi"/>
                </w:rPr>
                <w:delText>voxel_size</w:delText>
              </w:r>
            </w:del>
            <w:ins w:id="850" w:author="相馬 健二" w:date="2020-09-08T10:53:00Z">
              <w:r w:rsidR="00B7553A" w:rsidRPr="006E199A">
                <w:rPr>
                  <w:rFonts w:asciiTheme="majorHAnsi" w:hAnsiTheme="majorHAnsi" w:cstheme="majorHAnsi"/>
                </w:rPr>
                <w:t>SizeVoxel_</w:t>
              </w:r>
            </w:ins>
            <w:ins w:id="851" w:author="相馬 健二" w:date="2020-09-08T10:37:00Z">
              <w:r w:rsidR="00191381" w:rsidRPr="006E199A">
                <w:rPr>
                  <w:rFonts w:asciiTheme="majorHAnsi" w:hAnsiTheme="majorHAnsi" w:cstheme="majorHAnsi"/>
                </w:rPr>
                <w:t>preprocess</w:t>
              </w:r>
            </w:ins>
            <w:del w:id="852" w:author="相馬 健二" w:date="2020-09-08T10:37:00Z">
              <w:r w:rsidR="005A4626" w:rsidRPr="006E199A" w:rsidDel="00191381">
                <w:rPr>
                  <w:rFonts w:asciiTheme="majorHAnsi" w:hAnsiTheme="majorHAnsi" w:cstheme="majorHAnsi"/>
                </w:rPr>
                <w:delText>,</w:delText>
              </w:r>
            </w:del>
          </w:p>
          <w:p w14:paraId="269BB3CD" w14:textId="01C2F7A4" w:rsidR="00262296" w:rsidRPr="006E199A" w:rsidRDefault="00D21766" w:rsidP="00A80208">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853" w:author="相馬 健二" w:date="2020-09-08T10:52:00Z">
              <w:r w:rsidRPr="006E199A" w:rsidDel="00B7553A">
                <w:rPr>
                  <w:rFonts w:asciiTheme="majorHAnsi" w:hAnsiTheme="majorHAnsi" w:cstheme="majorHAnsi"/>
                </w:rPr>
                <w:delText>voxel_size</w:delText>
              </w:r>
            </w:del>
            <w:commentRangeStart w:id="854"/>
            <w:ins w:id="855" w:author="相馬 健二" w:date="2020-09-08T10:52:00Z">
              <w:r w:rsidR="00B7553A" w:rsidRPr="006E199A">
                <w:rPr>
                  <w:rFonts w:asciiTheme="majorHAnsi" w:hAnsiTheme="majorHAnsi" w:cstheme="majorHAnsi"/>
                </w:rPr>
                <w:t>SizeVoxel</w:t>
              </w:r>
            </w:ins>
            <w:commentRangeEnd w:id="854"/>
            <w:r w:rsidR="00574F45" w:rsidRPr="006E199A">
              <w:rPr>
                <w:rStyle w:val="CommentReference"/>
                <w:rFonts w:asciiTheme="majorHAnsi" w:hAnsiTheme="majorHAnsi"/>
                <w:rPrChange w:id="856" w:author="STB" w:date="2020-09-09T15:02:00Z">
                  <w:rPr>
                    <w:rStyle w:val="CommentReference"/>
                  </w:rPr>
                </w:rPrChange>
              </w:rPr>
              <w:commentReference w:id="854"/>
            </w:r>
            <w:ins w:id="857" w:author="相馬 健二" w:date="2020-09-08T10:52:00Z">
              <w:r w:rsidR="00B7553A" w:rsidRPr="006E199A">
                <w:rPr>
                  <w:rFonts w:asciiTheme="majorHAnsi" w:hAnsiTheme="majorHAnsi" w:cstheme="majorHAnsi"/>
                </w:rPr>
                <w:t>_postpro</w:t>
              </w:r>
            </w:ins>
            <w:ins w:id="858" w:author="相馬 健二" w:date="2020-09-08T10:53:00Z">
              <w:r w:rsidR="00B7553A" w:rsidRPr="006E199A">
                <w:rPr>
                  <w:rFonts w:asciiTheme="majorHAnsi" w:hAnsiTheme="majorHAnsi" w:cstheme="majorHAnsi"/>
                </w:rPr>
                <w:t>cess</w:t>
              </w:r>
            </w:ins>
          </w:p>
          <w:p w14:paraId="4ECBD32A" w14:textId="3C95E212" w:rsidR="00EC36D8" w:rsidRPr="006E199A" w:rsidRDefault="00262296" w:rsidP="00A80208">
            <w:pPr>
              <w:spacing w:after="120"/>
              <w:ind w:firstLineChars="150" w:firstLine="330"/>
              <w:rPr>
                <w:rFonts w:asciiTheme="majorHAnsi" w:hAnsiTheme="majorHAnsi" w:cstheme="majorHAnsi"/>
              </w:rPr>
            </w:pPr>
            <w:r w:rsidRPr="006E199A">
              <w:rPr>
                <w:rFonts w:asciiTheme="majorHAnsi" w:hAnsiTheme="majorHAnsi" w:cstheme="majorHAnsi"/>
              </w:rPr>
              <w:t>const TFL_PointCloud &amp;result</w:t>
            </w:r>
            <w:r w:rsidR="00EC36D8" w:rsidRPr="006E199A">
              <w:rPr>
                <w:rFonts w:asciiTheme="majorHAnsi" w:hAnsiTheme="majorHAnsi" w:cstheme="majorHAnsi"/>
              </w:rPr>
              <w:t>)</w:t>
            </w:r>
          </w:p>
        </w:tc>
      </w:tr>
      <w:tr w:rsidR="00EC36D8" w:rsidRPr="006E199A" w14:paraId="023C4257" w14:textId="77777777" w:rsidTr="00BB757D">
        <w:trPr>
          <w:trHeight w:val="662"/>
          <w:jc w:val="center"/>
        </w:trPr>
        <w:tc>
          <w:tcPr>
            <w:tcW w:w="1194" w:type="dxa"/>
            <w:shd w:val="clear" w:color="auto" w:fill="C9C9C9" w:themeFill="accent3" w:themeFillTint="99"/>
            <w:vAlign w:val="center"/>
          </w:tcPr>
          <w:p w14:paraId="12018257" w14:textId="77777777" w:rsidR="00EC36D8" w:rsidRPr="006E199A" w:rsidRDefault="00EC36D8" w:rsidP="00566907">
            <w:pPr>
              <w:spacing w:after="120"/>
              <w:rPr>
                <w:rFonts w:asciiTheme="majorHAnsi" w:hAnsiTheme="majorHAnsi" w:cstheme="majorHAnsi"/>
              </w:rPr>
            </w:pPr>
            <w:r w:rsidRPr="006E199A">
              <w:rPr>
                <w:rFonts w:asciiTheme="majorHAnsi" w:hAnsiTheme="majorHAnsi" w:cstheme="majorHAnsi"/>
              </w:rPr>
              <w:t>Return</w:t>
            </w:r>
          </w:p>
        </w:tc>
        <w:tc>
          <w:tcPr>
            <w:tcW w:w="7637" w:type="dxa"/>
            <w:gridSpan w:val="3"/>
            <w:vAlign w:val="center"/>
          </w:tcPr>
          <w:p w14:paraId="5EF1EDCA" w14:textId="2BD120FC" w:rsidR="00EC36D8" w:rsidRPr="006E199A" w:rsidRDefault="00D41BAE" w:rsidP="00566907">
            <w:pPr>
              <w:spacing w:after="120"/>
              <w:rPr>
                <w:rFonts w:asciiTheme="majorHAnsi" w:hAnsiTheme="majorHAnsi" w:cstheme="majorHAnsi"/>
              </w:rPr>
            </w:pPr>
            <w:r w:rsidRPr="006E199A">
              <w:rPr>
                <w:rFonts w:asciiTheme="majorHAnsi" w:hAnsiTheme="majorHAnsi" w:cstheme="majorHAnsi"/>
              </w:rPr>
              <w:t>enum TFL::TFL_Result</w:t>
            </w:r>
          </w:p>
        </w:tc>
      </w:tr>
      <w:tr w:rsidR="008C613D" w:rsidRPr="006E199A" w14:paraId="4F7558EA" w14:textId="77777777" w:rsidTr="00BB757D">
        <w:trPr>
          <w:trHeight w:val="662"/>
          <w:jc w:val="center"/>
        </w:trPr>
        <w:tc>
          <w:tcPr>
            <w:tcW w:w="1194" w:type="dxa"/>
            <w:tcBorders>
              <w:tl2br w:val="single" w:sz="4" w:space="0" w:color="auto"/>
            </w:tcBorders>
            <w:shd w:val="clear" w:color="auto" w:fill="C9C9C9" w:themeFill="accent3" w:themeFillTint="99"/>
            <w:vAlign w:val="center"/>
          </w:tcPr>
          <w:p w14:paraId="5CC9C2EB" w14:textId="77777777" w:rsidR="008C613D" w:rsidRPr="006E199A" w:rsidRDefault="008C613D" w:rsidP="00566907">
            <w:pPr>
              <w:spacing w:after="120"/>
              <w:rPr>
                <w:rFonts w:asciiTheme="majorHAnsi" w:hAnsiTheme="majorHAnsi" w:cstheme="majorHAnsi"/>
              </w:rPr>
            </w:pPr>
          </w:p>
        </w:tc>
        <w:tc>
          <w:tcPr>
            <w:tcW w:w="2093" w:type="dxa"/>
            <w:shd w:val="clear" w:color="auto" w:fill="C9C9C9" w:themeFill="accent3" w:themeFillTint="99"/>
            <w:vAlign w:val="center"/>
          </w:tcPr>
          <w:p w14:paraId="43479DDF" w14:textId="77777777" w:rsidR="008C613D" w:rsidRPr="006E199A" w:rsidRDefault="008C613D" w:rsidP="00566907">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2C012F59" w14:textId="77777777" w:rsidR="008C613D" w:rsidRPr="006E199A" w:rsidRDefault="008C613D" w:rsidP="00566907">
            <w:pPr>
              <w:spacing w:after="120"/>
              <w:rPr>
                <w:rFonts w:asciiTheme="majorHAnsi" w:hAnsiTheme="majorHAnsi" w:cstheme="majorHAnsi"/>
              </w:rPr>
            </w:pPr>
            <w:r w:rsidRPr="006E199A">
              <w:rPr>
                <w:rFonts w:asciiTheme="majorHAnsi" w:hAnsiTheme="majorHAnsi" w:cstheme="majorHAnsi"/>
              </w:rPr>
              <w:t>I/O</w:t>
            </w:r>
          </w:p>
        </w:tc>
        <w:tc>
          <w:tcPr>
            <w:tcW w:w="4709" w:type="dxa"/>
            <w:shd w:val="clear" w:color="auto" w:fill="C9C9C9" w:themeFill="accent3" w:themeFillTint="99"/>
            <w:vAlign w:val="center"/>
          </w:tcPr>
          <w:p w14:paraId="44822294" w14:textId="7BB7565F" w:rsidR="008C613D" w:rsidRPr="006E199A" w:rsidRDefault="00C13B9B" w:rsidP="00566907">
            <w:pPr>
              <w:spacing w:after="120"/>
              <w:rPr>
                <w:rFonts w:asciiTheme="majorHAnsi" w:hAnsiTheme="majorHAnsi" w:cstheme="majorHAnsi"/>
              </w:rPr>
            </w:pPr>
            <w:r w:rsidRPr="006E199A">
              <w:rPr>
                <w:rFonts w:asciiTheme="majorHAnsi" w:hAnsiTheme="majorHAnsi" w:cstheme="majorHAnsi"/>
              </w:rPr>
              <w:t>Contents</w:t>
            </w:r>
          </w:p>
        </w:tc>
      </w:tr>
      <w:tr w:rsidR="00262296" w:rsidRPr="006E199A" w14:paraId="41B76E77" w14:textId="77777777" w:rsidTr="00BB757D">
        <w:trPr>
          <w:trHeight w:val="662"/>
          <w:jc w:val="center"/>
        </w:trPr>
        <w:tc>
          <w:tcPr>
            <w:tcW w:w="1194" w:type="dxa"/>
            <w:vMerge w:val="restart"/>
            <w:shd w:val="clear" w:color="auto" w:fill="C9C9C9" w:themeFill="accent3" w:themeFillTint="99"/>
            <w:vAlign w:val="center"/>
          </w:tcPr>
          <w:p w14:paraId="63E0D7FB" w14:textId="77777777" w:rsidR="00262296" w:rsidRPr="006E199A" w:rsidRDefault="00262296" w:rsidP="00566907">
            <w:pPr>
              <w:spacing w:after="120"/>
              <w:rPr>
                <w:rFonts w:asciiTheme="majorHAnsi" w:hAnsiTheme="majorHAnsi" w:cstheme="majorHAnsi"/>
                <w:b/>
              </w:rPr>
            </w:pPr>
            <w:r w:rsidRPr="006E199A">
              <w:rPr>
                <w:rFonts w:asciiTheme="majorHAnsi" w:hAnsiTheme="majorHAnsi" w:cstheme="majorHAnsi"/>
                <w:b/>
              </w:rPr>
              <w:t>Argument</w:t>
            </w:r>
          </w:p>
        </w:tc>
        <w:tc>
          <w:tcPr>
            <w:tcW w:w="2093" w:type="dxa"/>
            <w:vAlign w:val="center"/>
          </w:tcPr>
          <w:p w14:paraId="43CAA342" w14:textId="77777777" w:rsidR="00262296" w:rsidRPr="006E199A" w:rsidRDefault="00262296" w:rsidP="00566907">
            <w:pPr>
              <w:spacing w:after="120"/>
              <w:rPr>
                <w:rFonts w:asciiTheme="majorHAnsi" w:hAnsiTheme="majorHAnsi" w:cstheme="majorHAnsi"/>
                <w:i/>
              </w:rPr>
            </w:pPr>
            <w:r w:rsidRPr="006E199A">
              <w:rPr>
                <w:rFonts w:asciiTheme="majorHAnsi" w:hAnsiTheme="majorHAnsi" w:cstheme="majorHAnsi"/>
                <w:i/>
              </w:rPr>
              <w:t>&amp;source</w:t>
            </w:r>
          </w:p>
        </w:tc>
        <w:tc>
          <w:tcPr>
            <w:tcW w:w="835" w:type="dxa"/>
            <w:vAlign w:val="center"/>
          </w:tcPr>
          <w:p w14:paraId="416CC470" w14:textId="4CE6F57B" w:rsidR="00262296" w:rsidRPr="006E199A" w:rsidRDefault="00262296" w:rsidP="00566907">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04B8D45C" w14:textId="786B1381" w:rsidR="00262296" w:rsidRPr="006E199A" w:rsidRDefault="00262296" w:rsidP="00566907">
            <w:pPr>
              <w:spacing w:after="120"/>
              <w:rPr>
                <w:rFonts w:asciiTheme="majorHAnsi" w:hAnsiTheme="majorHAnsi" w:cstheme="majorHAnsi"/>
              </w:rPr>
            </w:pPr>
            <w:r w:rsidRPr="006E199A">
              <w:rPr>
                <w:rFonts w:asciiTheme="majorHAnsi" w:hAnsiTheme="majorHAnsi" w:cstheme="majorHAnsi"/>
              </w:rPr>
              <w:t>Point Cloud data</w:t>
            </w:r>
          </w:p>
        </w:tc>
      </w:tr>
      <w:tr w:rsidR="00262296" w:rsidRPr="006E199A" w14:paraId="0D9745CE" w14:textId="77777777" w:rsidTr="00BB757D">
        <w:trPr>
          <w:trHeight w:val="662"/>
          <w:jc w:val="center"/>
        </w:trPr>
        <w:tc>
          <w:tcPr>
            <w:tcW w:w="1194" w:type="dxa"/>
            <w:vMerge/>
            <w:shd w:val="clear" w:color="auto" w:fill="C9C9C9" w:themeFill="accent3" w:themeFillTint="99"/>
            <w:vAlign w:val="center"/>
          </w:tcPr>
          <w:p w14:paraId="61D8491B" w14:textId="77777777" w:rsidR="00262296" w:rsidRPr="006E199A" w:rsidRDefault="00262296" w:rsidP="005A71BF">
            <w:pPr>
              <w:spacing w:after="120"/>
              <w:rPr>
                <w:rFonts w:asciiTheme="majorHAnsi" w:hAnsiTheme="majorHAnsi" w:cstheme="majorHAnsi"/>
              </w:rPr>
            </w:pPr>
          </w:p>
        </w:tc>
        <w:tc>
          <w:tcPr>
            <w:tcW w:w="2093" w:type="dxa"/>
            <w:vAlign w:val="center"/>
          </w:tcPr>
          <w:p w14:paraId="41798A0B" w14:textId="48CF8B6E" w:rsidR="00262296" w:rsidRPr="006E199A" w:rsidRDefault="00262296" w:rsidP="005A71BF">
            <w:pPr>
              <w:spacing w:after="120"/>
              <w:rPr>
                <w:rFonts w:asciiTheme="majorHAnsi" w:hAnsiTheme="majorHAnsi" w:cstheme="majorHAnsi"/>
                <w:i/>
              </w:rPr>
            </w:pPr>
            <w:r w:rsidRPr="006E199A">
              <w:rPr>
                <w:rFonts w:asciiTheme="majorHAnsi" w:hAnsiTheme="majorHAnsi" w:cstheme="majorHAnsi"/>
                <w:i/>
              </w:rPr>
              <w:t>&amp;target</w:t>
            </w:r>
          </w:p>
        </w:tc>
        <w:tc>
          <w:tcPr>
            <w:tcW w:w="835" w:type="dxa"/>
            <w:vAlign w:val="center"/>
          </w:tcPr>
          <w:p w14:paraId="6EB19DC9" w14:textId="53644D6B"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2EFF2766" w14:textId="1E895E43"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Point Cloud data</w:t>
            </w:r>
          </w:p>
        </w:tc>
      </w:tr>
      <w:tr w:rsidR="00262296" w:rsidRPr="006E199A" w14:paraId="2906D8B6" w14:textId="77777777" w:rsidTr="00BB757D">
        <w:trPr>
          <w:trHeight w:val="662"/>
          <w:jc w:val="center"/>
        </w:trPr>
        <w:tc>
          <w:tcPr>
            <w:tcW w:w="1194" w:type="dxa"/>
            <w:vMerge/>
            <w:shd w:val="clear" w:color="auto" w:fill="C9C9C9" w:themeFill="accent3" w:themeFillTint="99"/>
            <w:vAlign w:val="center"/>
          </w:tcPr>
          <w:p w14:paraId="3515A90B" w14:textId="77777777" w:rsidR="00262296" w:rsidRPr="006E199A" w:rsidRDefault="00262296" w:rsidP="005A71BF">
            <w:pPr>
              <w:spacing w:after="120"/>
              <w:rPr>
                <w:rFonts w:asciiTheme="majorHAnsi" w:hAnsiTheme="majorHAnsi" w:cstheme="majorHAnsi"/>
              </w:rPr>
            </w:pPr>
          </w:p>
        </w:tc>
        <w:tc>
          <w:tcPr>
            <w:tcW w:w="2093" w:type="dxa"/>
            <w:vAlign w:val="center"/>
          </w:tcPr>
          <w:p w14:paraId="1B02CE5C" w14:textId="69299EA3" w:rsidR="00262296" w:rsidRPr="006E199A" w:rsidRDefault="00262296" w:rsidP="005A71BF">
            <w:pPr>
              <w:spacing w:after="120"/>
              <w:rPr>
                <w:rFonts w:asciiTheme="majorHAnsi" w:hAnsiTheme="majorHAnsi" w:cstheme="majorHAnsi"/>
                <w:i/>
              </w:rPr>
            </w:pPr>
            <w:del w:id="859" w:author="相馬 健二" w:date="2020-09-08T10:37:00Z">
              <w:r w:rsidRPr="006E199A" w:rsidDel="00191381">
                <w:rPr>
                  <w:rFonts w:asciiTheme="majorHAnsi" w:hAnsiTheme="majorHAnsi" w:cstheme="majorHAnsi"/>
                  <w:i/>
                </w:rPr>
                <w:delText>pre_processing_</w:delText>
              </w:r>
            </w:del>
            <w:del w:id="860" w:author="相馬 健二" w:date="2020-09-08T10:53:00Z">
              <w:r w:rsidRPr="006E199A" w:rsidDel="00B7553A">
                <w:rPr>
                  <w:rFonts w:asciiTheme="majorHAnsi" w:hAnsiTheme="majorHAnsi" w:cstheme="majorHAnsi"/>
                  <w:i/>
                </w:rPr>
                <w:delText>voxel_size</w:delText>
              </w:r>
            </w:del>
            <w:ins w:id="861" w:author="相馬 健二" w:date="2020-09-08T10:53:00Z">
              <w:r w:rsidR="00B7553A" w:rsidRPr="006E199A">
                <w:rPr>
                  <w:rFonts w:asciiTheme="majorHAnsi" w:hAnsiTheme="majorHAnsi" w:cstheme="majorHAnsi"/>
                </w:rPr>
                <w:t>SizeVoxel_preprocess</w:t>
              </w:r>
            </w:ins>
          </w:p>
        </w:tc>
        <w:tc>
          <w:tcPr>
            <w:tcW w:w="835" w:type="dxa"/>
            <w:vAlign w:val="center"/>
          </w:tcPr>
          <w:p w14:paraId="5D321FB2" w14:textId="3921B766"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5512F907" w14:textId="795B9DB6"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 xml:space="preserve">One of the steps of </w:t>
            </w:r>
            <w:commentRangeStart w:id="862"/>
            <w:commentRangeStart w:id="863"/>
            <w:del w:id="864" w:author="相馬 健二" w:date="2020-09-08T09:12:00Z">
              <w:r w:rsidRPr="006E199A" w:rsidDel="0039548D">
                <w:rPr>
                  <w:rFonts w:asciiTheme="majorHAnsi" w:hAnsiTheme="majorHAnsi" w:cstheme="majorHAnsi"/>
                </w:rPr>
                <w:delText>pre processing</w:delText>
              </w:r>
            </w:del>
            <w:ins w:id="865" w:author="相馬 健二" w:date="2020-09-08T09:12:00Z">
              <w:r w:rsidR="0039548D" w:rsidRPr="006E199A">
                <w:rPr>
                  <w:rFonts w:asciiTheme="majorHAnsi" w:hAnsiTheme="majorHAnsi" w:cstheme="majorHAnsi"/>
                </w:rPr>
                <w:t>preprocessing</w:t>
              </w:r>
            </w:ins>
            <w:r w:rsidRPr="006E199A">
              <w:rPr>
                <w:rFonts w:asciiTheme="majorHAnsi" w:hAnsiTheme="majorHAnsi" w:cstheme="majorHAnsi"/>
              </w:rPr>
              <w:t xml:space="preserve"> is </w:t>
            </w:r>
            <w:del w:id="866" w:author="相馬 健二" w:date="2020-09-08T09:12:00Z">
              <w:r w:rsidRPr="006E199A" w:rsidDel="0039548D">
                <w:rPr>
                  <w:rFonts w:asciiTheme="majorHAnsi" w:hAnsiTheme="majorHAnsi" w:cstheme="majorHAnsi"/>
                </w:rPr>
                <w:delText>downsampling</w:delText>
              </w:r>
            </w:del>
            <w:ins w:id="867" w:author="相馬 健二" w:date="2020-09-08T09:12:00Z">
              <w:r w:rsidR="0039548D" w:rsidRPr="006E199A">
                <w:rPr>
                  <w:rFonts w:asciiTheme="majorHAnsi" w:hAnsiTheme="majorHAnsi" w:cstheme="majorHAnsi"/>
                </w:rPr>
                <w:t>down sampling</w:t>
              </w:r>
            </w:ins>
            <w:r w:rsidRPr="006E199A">
              <w:rPr>
                <w:rFonts w:asciiTheme="majorHAnsi" w:hAnsiTheme="majorHAnsi" w:cstheme="majorHAnsi"/>
              </w:rPr>
              <w:t>.</w:t>
            </w:r>
            <w:commentRangeEnd w:id="862"/>
            <w:r w:rsidR="001317D9" w:rsidRPr="006E199A">
              <w:rPr>
                <w:rStyle w:val="CommentReference"/>
                <w:rFonts w:asciiTheme="majorHAnsi" w:hAnsiTheme="majorHAnsi"/>
                <w:rPrChange w:id="868" w:author="STB" w:date="2020-09-09T15:02:00Z">
                  <w:rPr>
                    <w:rStyle w:val="CommentReference"/>
                  </w:rPr>
                </w:rPrChange>
              </w:rPr>
              <w:commentReference w:id="862"/>
            </w:r>
            <w:commentRangeEnd w:id="863"/>
            <w:r w:rsidR="00260EED" w:rsidRPr="006E199A">
              <w:rPr>
                <w:rStyle w:val="CommentReference"/>
                <w:rFonts w:asciiTheme="majorHAnsi" w:hAnsiTheme="majorHAnsi"/>
                <w:rPrChange w:id="869" w:author="STB" w:date="2020-09-09T15:02:00Z">
                  <w:rPr>
                    <w:rStyle w:val="CommentReference"/>
                  </w:rPr>
                </w:rPrChange>
              </w:rPr>
              <w:commentReference w:id="863"/>
            </w:r>
          </w:p>
          <w:p w14:paraId="53E86D97" w14:textId="399EB587"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And down</w:t>
            </w:r>
            <w:ins w:id="870" w:author="相馬 健二" w:date="2020-09-08T09:13:00Z">
              <w:r w:rsidR="0039548D" w:rsidRPr="006E199A">
                <w:rPr>
                  <w:rFonts w:asciiTheme="majorHAnsi" w:hAnsiTheme="majorHAnsi" w:cstheme="majorHAnsi"/>
                </w:rPr>
                <w:t xml:space="preserve"> </w:t>
              </w:r>
            </w:ins>
            <w:del w:id="871" w:author="相馬 健二" w:date="2020-09-08T09:13:00Z">
              <w:r w:rsidRPr="006E199A" w:rsidDel="0039548D">
                <w:rPr>
                  <w:rFonts w:asciiTheme="majorHAnsi" w:hAnsiTheme="majorHAnsi" w:cstheme="majorHAnsi"/>
                </w:rPr>
                <w:delText>samling</w:delText>
              </w:r>
            </w:del>
            <w:ins w:id="872" w:author="相馬 健二" w:date="2020-09-08T09:13:00Z">
              <w:r w:rsidR="0039548D" w:rsidRPr="006E199A">
                <w:rPr>
                  <w:rFonts w:asciiTheme="majorHAnsi" w:hAnsiTheme="majorHAnsi" w:cstheme="majorHAnsi"/>
                </w:rPr>
                <w:t>sampling</w:t>
              </w:r>
            </w:ins>
            <w:r w:rsidRPr="006E199A">
              <w:rPr>
                <w:rFonts w:asciiTheme="majorHAnsi" w:hAnsiTheme="majorHAnsi" w:cstheme="majorHAnsi"/>
              </w:rPr>
              <w:t xml:space="preserve"> is done using the VoxelGrid filter (the Voxelgrid filter creates a 3D voxel grid to do the down</w:t>
            </w:r>
            <w:ins w:id="873" w:author="相馬 健二" w:date="2020-09-08T09:13:00Z">
              <w:r w:rsidR="0039548D" w:rsidRPr="006E199A">
                <w:rPr>
                  <w:rFonts w:asciiTheme="majorHAnsi" w:hAnsiTheme="majorHAnsi" w:cstheme="majorHAnsi"/>
                </w:rPr>
                <w:t xml:space="preserve"> </w:t>
              </w:r>
            </w:ins>
            <w:r w:rsidRPr="006E199A">
              <w:rPr>
                <w:rFonts w:asciiTheme="majorHAnsi" w:hAnsiTheme="majorHAnsi" w:cstheme="majorHAnsi"/>
              </w:rPr>
              <w:t>sampling (Like the down</w:t>
            </w:r>
            <w:ins w:id="874" w:author="相馬 健二" w:date="2020-09-08T09:13:00Z">
              <w:r w:rsidR="0039548D" w:rsidRPr="006E199A">
                <w:rPr>
                  <w:rFonts w:asciiTheme="majorHAnsi" w:hAnsiTheme="majorHAnsi" w:cstheme="majorHAnsi"/>
                </w:rPr>
                <w:t xml:space="preserve"> </w:t>
              </w:r>
            </w:ins>
            <w:r w:rsidRPr="006E199A">
              <w:rPr>
                <w:rFonts w:asciiTheme="majorHAnsi" w:hAnsiTheme="majorHAnsi" w:cstheme="majorHAnsi"/>
              </w:rPr>
              <w:t>sampling function I showed earlier).</w:t>
            </w:r>
          </w:p>
          <w:p w14:paraId="38354C6B" w14:textId="77777777" w:rsidR="00262296" w:rsidRPr="006E199A" w:rsidRDefault="000D6E05" w:rsidP="000D6E05">
            <w:pPr>
              <w:spacing w:after="120"/>
              <w:jc w:val="both"/>
              <w:rPr>
                <w:ins w:id="875" w:author="STB" w:date="2020-09-09T08:58:00Z"/>
                <w:rFonts w:asciiTheme="majorHAnsi" w:hAnsiTheme="majorHAnsi" w:cstheme="majorHAnsi"/>
              </w:rPr>
            </w:pPr>
            <w:r w:rsidRPr="006E199A">
              <w:rPr>
                <w:rFonts w:asciiTheme="majorHAnsi" w:hAnsiTheme="majorHAnsi" w:cstheme="majorHAnsi"/>
              </w:rPr>
              <w:t xml:space="preserve">The size of each edge of the 3D voxel grid is determined by </w:t>
            </w:r>
            <w:ins w:id="876" w:author="相馬 健二" w:date="2020-09-08T10:54:00Z">
              <w:r w:rsidR="00572936" w:rsidRPr="006E199A">
                <w:rPr>
                  <w:rFonts w:asciiTheme="majorHAnsi" w:hAnsiTheme="majorHAnsi" w:cstheme="majorHAnsi"/>
                </w:rPr>
                <w:t>this</w:t>
              </w:r>
            </w:ins>
            <w:del w:id="877" w:author="相馬 健二" w:date="2020-09-08T10:54:00Z">
              <w:r w:rsidRPr="006E199A" w:rsidDel="00572936">
                <w:rPr>
                  <w:rFonts w:asciiTheme="majorHAnsi" w:hAnsiTheme="majorHAnsi" w:cstheme="majorHAnsi"/>
                </w:rPr>
                <w:delText>the</w:delText>
              </w:r>
            </w:del>
            <w:r w:rsidRPr="006E199A">
              <w:rPr>
                <w:rFonts w:asciiTheme="majorHAnsi" w:hAnsiTheme="majorHAnsi" w:cstheme="majorHAnsi"/>
              </w:rPr>
              <w:t xml:space="preserve"> parameter</w:t>
            </w:r>
            <w:ins w:id="878" w:author="相馬 健二" w:date="2020-09-08T10:54:00Z">
              <w:r w:rsidR="00572936" w:rsidRPr="006E199A">
                <w:rPr>
                  <w:rFonts w:asciiTheme="majorHAnsi" w:hAnsiTheme="majorHAnsi" w:cstheme="majorHAnsi"/>
                </w:rPr>
                <w:t>.</w:t>
              </w:r>
            </w:ins>
            <w:r w:rsidRPr="006E199A">
              <w:rPr>
                <w:rFonts w:asciiTheme="majorHAnsi" w:hAnsiTheme="majorHAnsi" w:cstheme="majorHAnsi"/>
              </w:rPr>
              <w:t xml:space="preserve"> </w:t>
            </w:r>
            <w:del w:id="879" w:author="相馬 健二" w:date="2020-09-08T10:42:00Z">
              <w:r w:rsidRPr="006E199A" w:rsidDel="00F93625">
                <w:rPr>
                  <w:rFonts w:asciiTheme="majorHAnsi" w:hAnsiTheme="majorHAnsi" w:cstheme="majorHAnsi"/>
                  <w:i/>
                </w:rPr>
                <w:delText>pre_processing_</w:delText>
              </w:r>
            </w:del>
            <w:del w:id="880" w:author="相馬 健二" w:date="2020-09-08T10:54:00Z">
              <w:r w:rsidRPr="006E199A" w:rsidDel="00572936">
                <w:rPr>
                  <w:rFonts w:asciiTheme="majorHAnsi" w:hAnsiTheme="majorHAnsi" w:cstheme="majorHAnsi"/>
                  <w:i/>
                </w:rPr>
                <w:delText>voxel_size</w:delText>
              </w:r>
              <w:r w:rsidRPr="006E199A" w:rsidDel="00572936">
                <w:rPr>
                  <w:rFonts w:asciiTheme="majorHAnsi" w:hAnsiTheme="majorHAnsi" w:cstheme="majorHAnsi"/>
                </w:rPr>
                <w:delText>.</w:delText>
              </w:r>
            </w:del>
          </w:p>
          <w:p w14:paraId="66F6E6F3" w14:textId="7D097383" w:rsidR="00B27D02" w:rsidRPr="006E199A" w:rsidRDefault="000922FA" w:rsidP="000D6E05">
            <w:pPr>
              <w:spacing w:after="120"/>
              <w:jc w:val="both"/>
              <w:rPr>
                <w:rFonts w:asciiTheme="majorHAnsi" w:hAnsiTheme="majorHAnsi" w:cstheme="majorHAnsi"/>
              </w:rPr>
            </w:pPr>
            <w:ins w:id="881" w:author="STB" w:date="2020-09-09T14:55:00Z">
              <w:r w:rsidRPr="006E199A">
                <w:rPr>
                  <w:rFonts w:asciiTheme="majorHAnsi" w:hAnsiTheme="majorHAnsi" w:cstheme="majorHAnsi"/>
                  <w:rPrChange w:id="882" w:author="STB" w:date="2020-09-09T15:02:00Z">
                    <w:rPr>
                      <w:rFonts w:asciiTheme="majorHAnsi" w:hAnsiTheme="majorHAnsi" w:cstheme="majorHAnsi"/>
                      <w:i/>
                    </w:rPr>
                  </w:rPrChange>
                </w:rPr>
                <w:t xml:space="preserve">* More details in </w:t>
              </w:r>
              <w:r w:rsidRPr="006E199A">
                <w:rPr>
                  <w:rFonts w:asciiTheme="majorHAnsi" w:hAnsiTheme="majorHAnsi" w:cstheme="majorHAnsi"/>
                  <w:b/>
                  <w:rPrChange w:id="883" w:author="STB" w:date="2020-09-09T15:02:00Z">
                    <w:rPr>
                      <w:rFonts w:asciiTheme="majorHAnsi" w:hAnsiTheme="majorHAnsi" w:cstheme="majorHAnsi"/>
                      <w:i/>
                    </w:rPr>
                  </w:rPrChange>
                </w:rPr>
                <w:t>4</w:t>
              </w:r>
              <w:r w:rsidR="00B221C6" w:rsidRPr="006E199A">
                <w:rPr>
                  <w:rFonts w:asciiTheme="majorHAnsi" w:hAnsiTheme="majorHAnsi" w:cstheme="majorHAnsi"/>
                  <w:b/>
                  <w:rPrChange w:id="884" w:author="STB" w:date="2020-09-09T15:02:00Z">
                    <w:rPr>
                      <w:rFonts w:asciiTheme="majorHAnsi" w:hAnsiTheme="majorHAnsi" w:cstheme="majorHAnsi"/>
                      <w:i/>
                    </w:rPr>
                  </w:rPrChange>
                </w:rPr>
                <w:t>.4</w:t>
              </w:r>
            </w:ins>
            <w:ins w:id="885" w:author="STB" w:date="2020-09-09T14:56:00Z">
              <w:r w:rsidR="00B221C6" w:rsidRPr="006E199A">
                <w:rPr>
                  <w:rFonts w:asciiTheme="majorHAnsi" w:hAnsiTheme="majorHAnsi" w:cstheme="majorHAnsi"/>
                  <w:b/>
                  <w:rPrChange w:id="886" w:author="STB" w:date="2020-09-09T15:02:00Z">
                    <w:rPr>
                      <w:rFonts w:asciiTheme="majorHAnsi" w:hAnsiTheme="majorHAnsi" w:cstheme="majorHAnsi"/>
                      <w:i/>
                    </w:rPr>
                  </w:rPrChange>
                </w:rPr>
                <w:t>. VoxelGrid Filter</w:t>
              </w:r>
            </w:ins>
          </w:p>
        </w:tc>
      </w:tr>
      <w:tr w:rsidR="00262296" w:rsidRPr="006E199A" w14:paraId="67536245" w14:textId="77777777" w:rsidTr="00BB757D">
        <w:trPr>
          <w:trHeight w:val="662"/>
          <w:jc w:val="center"/>
        </w:trPr>
        <w:tc>
          <w:tcPr>
            <w:tcW w:w="1194" w:type="dxa"/>
            <w:vMerge/>
            <w:shd w:val="clear" w:color="auto" w:fill="C9C9C9" w:themeFill="accent3" w:themeFillTint="99"/>
            <w:vAlign w:val="center"/>
          </w:tcPr>
          <w:p w14:paraId="6E99CE08" w14:textId="77777777" w:rsidR="00262296" w:rsidRPr="006E199A" w:rsidRDefault="00262296" w:rsidP="005A71BF">
            <w:pPr>
              <w:spacing w:after="120"/>
              <w:rPr>
                <w:rFonts w:asciiTheme="majorHAnsi" w:hAnsiTheme="majorHAnsi" w:cstheme="majorHAnsi"/>
              </w:rPr>
            </w:pPr>
          </w:p>
        </w:tc>
        <w:tc>
          <w:tcPr>
            <w:tcW w:w="2093" w:type="dxa"/>
            <w:vAlign w:val="center"/>
          </w:tcPr>
          <w:p w14:paraId="1D820C7C" w14:textId="34BD22AC" w:rsidR="00262296" w:rsidRPr="006E199A" w:rsidRDefault="00262296" w:rsidP="005A71BF">
            <w:pPr>
              <w:spacing w:after="120"/>
              <w:rPr>
                <w:rFonts w:asciiTheme="majorHAnsi" w:hAnsiTheme="majorHAnsi" w:cstheme="majorHAnsi"/>
                <w:i/>
              </w:rPr>
            </w:pPr>
            <w:del w:id="887" w:author="相馬 健二" w:date="2020-09-08T10:53:00Z">
              <w:r w:rsidRPr="006E199A" w:rsidDel="00B7553A">
                <w:rPr>
                  <w:rFonts w:asciiTheme="majorHAnsi" w:hAnsiTheme="majorHAnsi" w:cstheme="majorHAnsi"/>
                  <w:i/>
                </w:rPr>
                <w:delText>voxel_size</w:delText>
              </w:r>
            </w:del>
            <w:ins w:id="888" w:author="STB" w:date="2020-09-09T08:40:00Z">
              <w:r w:rsidR="009330B5" w:rsidRPr="006E199A">
                <w:rPr>
                  <w:rFonts w:asciiTheme="majorHAnsi" w:hAnsiTheme="majorHAnsi" w:cstheme="majorHAnsi"/>
                  <w:i/>
                </w:rPr>
                <w:t>SizeVoxel_post</w:t>
              </w:r>
            </w:ins>
            <w:ins w:id="889" w:author="STB" w:date="2020-09-09T08:41:00Z">
              <w:r w:rsidR="009330B5" w:rsidRPr="006E199A">
                <w:rPr>
                  <w:rFonts w:asciiTheme="majorHAnsi" w:hAnsiTheme="majorHAnsi" w:cstheme="majorHAnsi"/>
                  <w:i/>
                </w:rPr>
                <w:t>process</w:t>
              </w:r>
            </w:ins>
          </w:p>
        </w:tc>
        <w:tc>
          <w:tcPr>
            <w:tcW w:w="835" w:type="dxa"/>
            <w:vAlign w:val="center"/>
          </w:tcPr>
          <w:p w14:paraId="2125A307" w14:textId="297EE997" w:rsidR="00262296" w:rsidRPr="006E199A" w:rsidRDefault="00262296" w:rsidP="00B05ABC">
            <w:pPr>
              <w:spacing w:after="120"/>
              <w:jc w:val="both"/>
              <w:rPr>
                <w:rFonts w:asciiTheme="majorHAnsi" w:hAnsiTheme="majorHAnsi" w:cstheme="majorHAnsi"/>
              </w:rPr>
            </w:pPr>
            <w:r w:rsidRPr="006E199A">
              <w:rPr>
                <w:rFonts w:asciiTheme="majorHAnsi" w:hAnsiTheme="majorHAnsi" w:cstheme="majorHAnsi"/>
              </w:rPr>
              <w:t>IN</w:t>
            </w:r>
          </w:p>
        </w:tc>
        <w:tc>
          <w:tcPr>
            <w:tcW w:w="4709" w:type="dxa"/>
            <w:vAlign w:val="center"/>
          </w:tcPr>
          <w:p w14:paraId="329CB1FE" w14:textId="7C4E9387" w:rsidR="000D6E05" w:rsidRPr="006E199A" w:rsidRDefault="000D6E05" w:rsidP="000D6E05">
            <w:pPr>
              <w:spacing w:after="120"/>
              <w:jc w:val="both"/>
              <w:rPr>
                <w:rFonts w:asciiTheme="majorHAnsi" w:hAnsiTheme="majorHAnsi" w:cstheme="majorHAnsi"/>
              </w:rPr>
            </w:pPr>
            <w:r w:rsidRPr="006E199A">
              <w:rPr>
                <w:rFonts w:asciiTheme="majorHAnsi" w:hAnsiTheme="majorHAnsi" w:cstheme="majorHAnsi"/>
              </w:rPr>
              <w:t xml:space="preserve">After merging, </w:t>
            </w:r>
            <w:ins w:id="890" w:author="相馬 健二" w:date="2020-09-08T10:12:00Z">
              <w:r w:rsidR="001317D9" w:rsidRPr="006E199A">
                <w:rPr>
                  <w:rFonts w:asciiTheme="majorHAnsi" w:hAnsiTheme="majorHAnsi" w:cstheme="majorHAnsi"/>
                </w:rPr>
                <w:t>this function</w:t>
              </w:r>
            </w:ins>
            <w:del w:id="891" w:author="相馬 健二" w:date="2020-09-08T10:12:00Z">
              <w:r w:rsidRPr="006E199A" w:rsidDel="001317D9">
                <w:rPr>
                  <w:rFonts w:asciiTheme="majorHAnsi" w:hAnsiTheme="majorHAnsi" w:cstheme="majorHAnsi"/>
                </w:rPr>
                <w:delText>we'll</w:delText>
              </w:r>
            </w:del>
            <w:ins w:id="892" w:author="相馬 健二" w:date="2020-09-08T10:12:00Z">
              <w:r w:rsidR="001317D9" w:rsidRPr="006E199A">
                <w:rPr>
                  <w:rFonts w:asciiTheme="majorHAnsi" w:hAnsiTheme="majorHAnsi" w:cstheme="majorHAnsi"/>
                </w:rPr>
                <w:t xml:space="preserve"> will</w:t>
              </w:r>
            </w:ins>
            <w:r w:rsidRPr="006E199A">
              <w:rPr>
                <w:rFonts w:asciiTheme="majorHAnsi" w:hAnsiTheme="majorHAnsi" w:cstheme="majorHAnsi"/>
              </w:rPr>
              <w:t xml:space="preserve"> do the </w:t>
            </w:r>
            <w:del w:id="893" w:author="相馬 健二" w:date="2020-09-08T09:12:00Z">
              <w:r w:rsidRPr="006E199A" w:rsidDel="0039548D">
                <w:rPr>
                  <w:rFonts w:asciiTheme="majorHAnsi" w:hAnsiTheme="majorHAnsi" w:cstheme="majorHAnsi"/>
                </w:rPr>
                <w:delText>downsampling</w:delText>
              </w:r>
            </w:del>
            <w:ins w:id="894" w:author="相馬 健二" w:date="2020-09-08T09:12:00Z">
              <w:r w:rsidR="0039548D" w:rsidRPr="006E199A">
                <w:rPr>
                  <w:rFonts w:asciiTheme="majorHAnsi" w:hAnsiTheme="majorHAnsi" w:cstheme="majorHAnsi"/>
                </w:rPr>
                <w:t>down sampling</w:t>
              </w:r>
            </w:ins>
            <w:r w:rsidRPr="006E199A">
              <w:rPr>
                <w:rFonts w:asciiTheme="majorHAnsi" w:hAnsiTheme="majorHAnsi" w:cstheme="majorHAnsi"/>
              </w:rPr>
              <w:t xml:space="preserve"> for the </w:t>
            </w:r>
            <w:ins w:id="895" w:author="相馬 健二" w:date="2020-09-08T10:54:00Z">
              <w:r w:rsidR="00572936" w:rsidRPr="006E199A">
                <w:rPr>
                  <w:rFonts w:asciiTheme="majorHAnsi" w:hAnsiTheme="majorHAnsi" w:cstheme="majorHAnsi"/>
                </w:rPr>
                <w:t xml:space="preserve">medged </w:t>
              </w:r>
            </w:ins>
            <w:r w:rsidRPr="006E199A">
              <w:rPr>
                <w:rFonts w:asciiTheme="majorHAnsi" w:hAnsiTheme="majorHAnsi" w:cstheme="majorHAnsi"/>
              </w:rPr>
              <w:t>pointcloud data again (also using the voxelgrid filter).</w:t>
            </w:r>
          </w:p>
          <w:p w14:paraId="33D46FDB" w14:textId="77777777" w:rsidR="00574F45" w:rsidRPr="006E199A" w:rsidRDefault="000D6E05" w:rsidP="00574F45">
            <w:pPr>
              <w:spacing w:after="120"/>
              <w:jc w:val="both"/>
              <w:rPr>
                <w:ins w:id="896" w:author="STB" w:date="2020-09-09T09:13:00Z"/>
                <w:rFonts w:asciiTheme="majorHAnsi" w:hAnsiTheme="majorHAnsi" w:cstheme="majorHAnsi"/>
              </w:rPr>
            </w:pPr>
            <w:r w:rsidRPr="006E199A">
              <w:rPr>
                <w:rFonts w:asciiTheme="majorHAnsi" w:hAnsiTheme="majorHAnsi" w:cstheme="majorHAnsi"/>
              </w:rPr>
              <w:t xml:space="preserve">And the size of each 3D voxel grid edge is determined by </w:t>
            </w:r>
            <w:del w:id="897" w:author="相馬 健二" w:date="2020-09-08T10:55:00Z">
              <w:r w:rsidRPr="006E199A" w:rsidDel="00572936">
                <w:rPr>
                  <w:rFonts w:asciiTheme="majorHAnsi" w:hAnsiTheme="majorHAnsi" w:cstheme="majorHAnsi"/>
                </w:rPr>
                <w:delText xml:space="preserve">the </w:delText>
              </w:r>
              <w:r w:rsidRPr="006E199A" w:rsidDel="00572936">
                <w:rPr>
                  <w:rFonts w:asciiTheme="majorHAnsi" w:hAnsiTheme="majorHAnsi" w:cstheme="majorHAnsi"/>
                  <w:i/>
                </w:rPr>
                <w:delText>voxel_size</w:delText>
              </w:r>
              <w:r w:rsidRPr="006E199A" w:rsidDel="00572936">
                <w:rPr>
                  <w:rFonts w:asciiTheme="majorHAnsi" w:hAnsiTheme="majorHAnsi" w:cstheme="majorHAnsi"/>
                </w:rPr>
                <w:delText xml:space="preserve"> </w:delText>
              </w:r>
            </w:del>
            <w:ins w:id="898" w:author="相馬 健二" w:date="2020-09-08T10:55:00Z">
              <w:r w:rsidR="00572936" w:rsidRPr="006E199A">
                <w:rPr>
                  <w:rFonts w:asciiTheme="majorHAnsi" w:hAnsiTheme="majorHAnsi" w:cstheme="majorHAnsi"/>
                </w:rPr>
                <w:t xml:space="preserve">this </w:t>
              </w:r>
            </w:ins>
            <w:r w:rsidRPr="006E199A">
              <w:rPr>
                <w:rFonts w:asciiTheme="majorHAnsi" w:hAnsiTheme="majorHAnsi" w:cstheme="majorHAnsi"/>
              </w:rPr>
              <w:t>parameter.</w:t>
            </w:r>
          </w:p>
          <w:p w14:paraId="3BEBFCF0" w14:textId="33997AFE" w:rsidR="00262296" w:rsidRPr="006E199A" w:rsidRDefault="00B221C6" w:rsidP="00574F45">
            <w:pPr>
              <w:spacing w:after="120"/>
              <w:jc w:val="both"/>
              <w:rPr>
                <w:rFonts w:asciiTheme="majorHAnsi" w:hAnsiTheme="majorHAnsi" w:cstheme="majorHAnsi"/>
              </w:rPr>
            </w:pPr>
            <w:ins w:id="899" w:author="STB" w:date="2020-09-09T14:58:00Z">
              <w:r w:rsidRPr="006E199A">
                <w:rPr>
                  <w:rFonts w:asciiTheme="majorHAnsi" w:hAnsiTheme="majorHAnsi" w:cstheme="majorHAnsi"/>
                  <w:rPrChange w:id="900" w:author="STB" w:date="2020-09-09T15:02:00Z">
                    <w:rPr>
                      <w:rFonts w:cstheme="majorHAnsi"/>
                    </w:rPr>
                  </w:rPrChange>
                </w:rPr>
                <w:t xml:space="preserve">* More details in </w:t>
              </w:r>
              <w:r w:rsidRPr="006E199A">
                <w:rPr>
                  <w:rFonts w:asciiTheme="majorHAnsi" w:hAnsiTheme="majorHAnsi" w:cstheme="majorHAnsi"/>
                  <w:b/>
                  <w:rPrChange w:id="901" w:author="STB" w:date="2020-09-09T15:02:00Z">
                    <w:rPr>
                      <w:rFonts w:cstheme="majorHAnsi"/>
                      <w:b/>
                    </w:rPr>
                  </w:rPrChange>
                </w:rPr>
                <w:t>4.4. VoxelGrid Filter</w:t>
              </w:r>
            </w:ins>
            <w:del w:id="902" w:author="STB" w:date="2020-09-09T09:13:00Z">
              <w:r w:rsidR="00FA102E" w:rsidRPr="006E199A" w:rsidDel="00574F45">
                <w:rPr>
                  <w:rStyle w:val="CommentReference"/>
                  <w:rFonts w:asciiTheme="majorHAnsi" w:hAnsiTheme="majorHAnsi" w:cstheme="majorHAnsi"/>
                </w:rPr>
                <w:commentReference w:id="903"/>
              </w:r>
              <w:r w:rsidR="00572936" w:rsidRPr="006E199A" w:rsidDel="00574F45">
                <w:rPr>
                  <w:rStyle w:val="CommentReference"/>
                  <w:rFonts w:asciiTheme="majorHAnsi" w:hAnsiTheme="majorHAnsi"/>
                  <w:rPrChange w:id="904" w:author="STB" w:date="2020-09-09T15:02:00Z">
                    <w:rPr>
                      <w:rStyle w:val="CommentReference"/>
                    </w:rPr>
                  </w:rPrChange>
                </w:rPr>
                <w:commentReference w:id="905"/>
              </w:r>
              <w:r w:rsidR="00B27D02" w:rsidRPr="006E199A" w:rsidDel="00574F45">
                <w:rPr>
                  <w:rStyle w:val="CommentReference"/>
                  <w:rFonts w:asciiTheme="majorHAnsi" w:hAnsiTheme="majorHAnsi"/>
                  <w:rPrChange w:id="906" w:author="STB" w:date="2020-09-09T15:02:00Z">
                    <w:rPr>
                      <w:rStyle w:val="CommentReference"/>
                    </w:rPr>
                  </w:rPrChange>
                </w:rPr>
                <w:commentReference w:id="907"/>
              </w:r>
            </w:del>
          </w:p>
        </w:tc>
      </w:tr>
      <w:tr w:rsidR="00262296" w:rsidRPr="006E199A" w14:paraId="64ED45EB" w14:textId="77777777" w:rsidTr="00BB757D">
        <w:trPr>
          <w:trHeight w:val="662"/>
          <w:jc w:val="center"/>
        </w:trPr>
        <w:tc>
          <w:tcPr>
            <w:tcW w:w="1194" w:type="dxa"/>
            <w:vMerge/>
            <w:shd w:val="clear" w:color="auto" w:fill="C9C9C9" w:themeFill="accent3" w:themeFillTint="99"/>
            <w:vAlign w:val="center"/>
          </w:tcPr>
          <w:p w14:paraId="2F0EDA69" w14:textId="77777777" w:rsidR="00262296" w:rsidRPr="006E199A" w:rsidRDefault="00262296" w:rsidP="00574F45">
            <w:pPr>
              <w:spacing w:after="120"/>
              <w:rPr>
                <w:rFonts w:asciiTheme="majorHAnsi" w:hAnsiTheme="majorHAnsi" w:cstheme="majorHAnsi"/>
              </w:rPr>
            </w:pPr>
          </w:p>
        </w:tc>
        <w:tc>
          <w:tcPr>
            <w:tcW w:w="2093" w:type="dxa"/>
            <w:vAlign w:val="center"/>
          </w:tcPr>
          <w:p w14:paraId="67DDBD0B" w14:textId="5AA0B9D7" w:rsidR="00262296" w:rsidRPr="006E199A" w:rsidRDefault="00B7553A" w:rsidP="00574F45">
            <w:pPr>
              <w:spacing w:after="120"/>
              <w:rPr>
                <w:rFonts w:asciiTheme="majorHAnsi" w:hAnsiTheme="majorHAnsi" w:cstheme="majorHAnsi"/>
                <w:i/>
              </w:rPr>
            </w:pPr>
            <w:r w:rsidRPr="006E199A">
              <w:rPr>
                <w:rFonts w:asciiTheme="majorHAnsi" w:hAnsiTheme="majorHAnsi" w:cstheme="majorHAnsi"/>
                <w:i/>
              </w:rPr>
              <w:t>R</w:t>
            </w:r>
            <w:r w:rsidR="00262296" w:rsidRPr="006E199A">
              <w:rPr>
                <w:rFonts w:asciiTheme="majorHAnsi" w:hAnsiTheme="majorHAnsi" w:cstheme="majorHAnsi"/>
                <w:i/>
              </w:rPr>
              <w:t>esult</w:t>
            </w:r>
          </w:p>
        </w:tc>
        <w:tc>
          <w:tcPr>
            <w:tcW w:w="835" w:type="dxa"/>
            <w:vAlign w:val="center"/>
          </w:tcPr>
          <w:p w14:paraId="40AA331A" w14:textId="4CB9182D"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OUT</w:t>
            </w:r>
          </w:p>
        </w:tc>
        <w:tc>
          <w:tcPr>
            <w:tcW w:w="4709" w:type="dxa"/>
            <w:vAlign w:val="center"/>
          </w:tcPr>
          <w:p w14:paraId="25E52263" w14:textId="6264EB75"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Point Cloud data</w:t>
            </w:r>
          </w:p>
          <w:p w14:paraId="5C7739B2" w14:textId="15A779B5" w:rsidR="00262296" w:rsidRPr="006E199A" w:rsidRDefault="00262296" w:rsidP="00574F45">
            <w:pPr>
              <w:spacing w:after="120"/>
              <w:jc w:val="both"/>
              <w:rPr>
                <w:rFonts w:asciiTheme="majorHAnsi" w:hAnsiTheme="majorHAnsi" w:cstheme="majorHAnsi"/>
              </w:rPr>
            </w:pPr>
            <w:r w:rsidRPr="006E199A">
              <w:rPr>
                <w:rFonts w:asciiTheme="majorHAnsi" w:hAnsiTheme="majorHAnsi" w:cstheme="majorHAnsi"/>
              </w:rPr>
              <w:t>Result of MergePointCloud</w:t>
            </w:r>
            <w:r w:rsidR="00E579DB" w:rsidRPr="006E199A">
              <w:rPr>
                <w:rFonts w:asciiTheme="majorHAnsi" w:hAnsiTheme="majorHAnsi" w:cstheme="majorHAnsi"/>
              </w:rPr>
              <w:t>2</w:t>
            </w:r>
            <w:r w:rsidRPr="006E199A">
              <w:rPr>
                <w:rFonts w:asciiTheme="majorHAnsi" w:hAnsiTheme="majorHAnsi" w:cstheme="majorHAnsi"/>
              </w:rPr>
              <w:t xml:space="preserve"> process</w:t>
            </w:r>
          </w:p>
        </w:tc>
      </w:tr>
      <w:tr w:rsidR="002C0C81" w:rsidRPr="006E199A" w14:paraId="091CEFF3" w14:textId="77777777" w:rsidTr="00BB757D">
        <w:trPr>
          <w:trHeight w:val="662"/>
          <w:jc w:val="center"/>
        </w:trPr>
        <w:tc>
          <w:tcPr>
            <w:tcW w:w="1194" w:type="dxa"/>
            <w:shd w:val="clear" w:color="auto" w:fill="C9C9C9" w:themeFill="accent3" w:themeFillTint="99"/>
            <w:vAlign w:val="center"/>
          </w:tcPr>
          <w:p w14:paraId="520B8F7B" w14:textId="7BF0AAD6"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Note</w:t>
            </w:r>
          </w:p>
        </w:tc>
        <w:tc>
          <w:tcPr>
            <w:tcW w:w="7637" w:type="dxa"/>
            <w:gridSpan w:val="3"/>
            <w:vAlign w:val="center"/>
          </w:tcPr>
          <w:p w14:paraId="3FB475EE" w14:textId="3A140A3B" w:rsidR="002C0C81" w:rsidRPr="006E199A" w:rsidRDefault="002C0C81" w:rsidP="002C0C81">
            <w:pPr>
              <w:spacing w:after="120"/>
              <w:jc w:val="both"/>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 xml:space="preserve">&amp;source </w:t>
            </w:r>
            <w:r w:rsidRPr="006E199A">
              <w:rPr>
                <w:rFonts w:asciiTheme="majorHAnsi" w:hAnsiTheme="majorHAnsi" w:cstheme="majorHAnsi"/>
              </w:rPr>
              <w:t>or</w:t>
            </w:r>
            <w:r w:rsidRPr="006E199A">
              <w:rPr>
                <w:rFonts w:asciiTheme="majorHAnsi" w:hAnsiTheme="majorHAnsi" w:cstheme="majorHAnsi"/>
                <w:i/>
              </w:rPr>
              <w:t xml:space="preserve"> &amp;target </w:t>
            </w:r>
            <w:r w:rsidRPr="006E199A">
              <w:rPr>
                <w:rFonts w:asciiTheme="majorHAnsi" w:hAnsiTheme="majorHAnsi" w:cstheme="majorHAnsi"/>
              </w:rPr>
              <w:t xml:space="preserve">are NULL, the return value will be </w:t>
            </w:r>
            <w:r w:rsidRPr="006E199A">
              <w:rPr>
                <w:rFonts w:asciiTheme="majorHAnsi" w:hAnsiTheme="majorHAnsi" w:cstheme="majorHAnsi"/>
                <w:b/>
              </w:rPr>
              <w:t>TFL_Result::TFL_PARAM1</w:t>
            </w:r>
          </w:p>
        </w:tc>
      </w:tr>
    </w:tbl>
    <w:p w14:paraId="06B48F32" w14:textId="22267127" w:rsidR="00512C95"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lastRenderedPageBreak/>
        <w:t xml:space="preserve">Table </w:t>
      </w:r>
      <w:r w:rsidR="00DD342B" w:rsidRPr="006E199A">
        <w:rPr>
          <w:rFonts w:asciiTheme="majorHAnsi" w:hAnsiTheme="majorHAnsi" w:cstheme="majorHAnsi"/>
          <w:b w:val="0"/>
        </w:rPr>
        <w:t xml:space="preserve">14 </w:t>
      </w:r>
      <w:r w:rsidR="00401255" w:rsidRPr="006E199A">
        <w:rPr>
          <w:rFonts w:asciiTheme="majorHAnsi" w:hAnsiTheme="majorHAnsi" w:cstheme="majorHAnsi"/>
          <w:b w:val="0"/>
        </w:rPr>
        <w:t>MergePointCloud2 function</w:t>
      </w:r>
    </w:p>
    <w:p w14:paraId="6CC708E3" w14:textId="77777777" w:rsidR="0013643E" w:rsidRPr="006E199A" w:rsidRDefault="0013643E" w:rsidP="0013643E">
      <w:pPr>
        <w:rPr>
          <w:rFonts w:asciiTheme="majorHAnsi" w:hAnsiTheme="majorHAnsi" w:cstheme="majorHAnsi"/>
        </w:rPr>
      </w:pPr>
    </w:p>
    <w:p w14:paraId="28FCD21E" w14:textId="3BEC757D" w:rsidR="0033408E" w:rsidRPr="00396020" w:rsidRDefault="0033408E">
      <w:pPr>
        <w:pStyle w:val="Heading3"/>
        <w:pPrChange w:id="908" w:author="Trần Văn Quang Huy" w:date="2020-10-08T16:43:00Z">
          <w:pPr>
            <w:pStyle w:val="Heading3"/>
            <w:spacing w:before="0" w:after="120"/>
          </w:pPr>
        </w:pPrChange>
      </w:pPr>
      <w:bookmarkStart w:id="909" w:name="_Toc50556391"/>
      <w:r w:rsidRPr="006E199A">
        <w:t>2.</w:t>
      </w:r>
      <w:r w:rsidR="00DD342B" w:rsidRPr="006E199A">
        <w:t>11</w:t>
      </w:r>
      <w:r w:rsidRPr="006E199A">
        <w:t xml:space="preserve">.1. </w:t>
      </w:r>
      <w:r w:rsidR="005A4626" w:rsidRPr="006E199A">
        <w:t>Merge</w:t>
      </w:r>
      <w:r w:rsidR="00F72D3B" w:rsidRPr="006E199A">
        <w:t>PointCloud2</w:t>
      </w:r>
      <w:r w:rsidR="005A4626" w:rsidRPr="006E199A">
        <w:t xml:space="preserve"> </w:t>
      </w:r>
      <w:r w:rsidRPr="006E199A">
        <w:t>function block diagram</w:t>
      </w:r>
      <w:bookmarkEnd w:id="909"/>
    </w:p>
    <w:p w14:paraId="061C7872" w14:textId="632FF891" w:rsidR="0033408E" w:rsidRPr="006E199A" w:rsidRDefault="00CE063A" w:rsidP="00566907">
      <w:pPr>
        <w:spacing w:after="120"/>
        <w:jc w:val="center"/>
        <w:rPr>
          <w:rFonts w:asciiTheme="majorHAnsi" w:hAnsiTheme="majorHAnsi" w:cstheme="majorHAnsi"/>
        </w:rPr>
      </w:pPr>
      <w:r w:rsidRPr="006E199A">
        <w:rPr>
          <w:rFonts w:asciiTheme="majorHAnsi" w:hAnsiTheme="majorHAnsi" w:cstheme="majorHAnsi"/>
          <w:noProof/>
        </w:rPr>
        <w:t xml:space="preserve">  </w:t>
      </w:r>
      <w:r w:rsidRPr="00425FA8">
        <w:rPr>
          <w:rFonts w:asciiTheme="majorHAnsi" w:hAnsiTheme="majorHAnsi" w:cstheme="majorHAnsi"/>
          <w:noProof/>
        </w:rPr>
        <w:drawing>
          <wp:inline distT="0" distB="0" distL="0" distR="0" wp14:anchorId="5F5F6A41" wp14:editId="4B654855">
            <wp:extent cx="5423836" cy="198407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127" cy="2035030"/>
                    </a:xfrm>
                    <a:prstGeom prst="rect">
                      <a:avLst/>
                    </a:prstGeom>
                  </pic:spPr>
                </pic:pic>
              </a:graphicData>
            </a:graphic>
          </wp:inline>
        </w:drawing>
      </w:r>
    </w:p>
    <w:p w14:paraId="16FD7DDF" w14:textId="3117F5D9" w:rsidR="0033408E"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Figure </w:t>
      </w:r>
      <w:r w:rsidR="00C11348" w:rsidRPr="006E199A">
        <w:rPr>
          <w:rFonts w:asciiTheme="majorHAnsi" w:hAnsiTheme="majorHAnsi" w:cstheme="majorHAnsi"/>
          <w:b w:val="0"/>
        </w:rPr>
        <w:t xml:space="preserve">4 </w:t>
      </w:r>
      <w:r w:rsidR="001671E2" w:rsidRPr="006E199A">
        <w:rPr>
          <w:rFonts w:asciiTheme="majorHAnsi" w:hAnsiTheme="majorHAnsi" w:cstheme="majorHAnsi"/>
          <w:b w:val="0"/>
        </w:rPr>
        <w:t>MergeP</w:t>
      </w:r>
      <w:r w:rsidR="00F31B61" w:rsidRPr="006E199A">
        <w:rPr>
          <w:rFonts w:asciiTheme="majorHAnsi" w:hAnsiTheme="majorHAnsi" w:cstheme="majorHAnsi"/>
          <w:b w:val="0"/>
        </w:rPr>
        <w:t>ointCloud</w:t>
      </w:r>
      <w:r w:rsidR="001671E2" w:rsidRPr="006E199A">
        <w:rPr>
          <w:rFonts w:asciiTheme="majorHAnsi" w:hAnsiTheme="majorHAnsi" w:cstheme="majorHAnsi"/>
          <w:b w:val="0"/>
        </w:rPr>
        <w:t xml:space="preserve">2 </w:t>
      </w:r>
      <w:r w:rsidRPr="006E199A">
        <w:rPr>
          <w:rFonts w:asciiTheme="majorHAnsi" w:hAnsiTheme="majorHAnsi" w:cstheme="majorHAnsi"/>
          <w:b w:val="0"/>
        </w:rPr>
        <w:t>block diagram</w:t>
      </w:r>
    </w:p>
    <w:p w14:paraId="3D386C9B" w14:textId="77777777" w:rsidR="0013643E" w:rsidRPr="006E199A" w:rsidRDefault="0013643E" w:rsidP="0013643E">
      <w:pPr>
        <w:rPr>
          <w:rFonts w:asciiTheme="majorHAnsi" w:hAnsiTheme="majorHAnsi" w:cstheme="majorHAnsi"/>
        </w:rPr>
      </w:pPr>
    </w:p>
    <w:p w14:paraId="7AFFA14E" w14:textId="4743C72A" w:rsidR="0033408E" w:rsidRPr="001B7A32" w:rsidRDefault="0033408E">
      <w:pPr>
        <w:pStyle w:val="Heading3"/>
        <w:rPr>
          <w:rPrChange w:id="910" w:author="Trần Văn Quang Huy" w:date="2020-10-08T16:43:00Z">
            <w:rPr>
              <w:rFonts w:cstheme="majorHAnsi"/>
              <w:color w:val="auto"/>
              <w:szCs w:val="32"/>
            </w:rPr>
          </w:rPrChange>
        </w:rPr>
        <w:pPrChange w:id="911" w:author="Trần Văn Quang Huy" w:date="2020-10-08T16:43:00Z">
          <w:pPr>
            <w:pStyle w:val="Heading3"/>
            <w:spacing w:before="0" w:after="120"/>
          </w:pPr>
        </w:pPrChange>
      </w:pPr>
      <w:bookmarkStart w:id="912" w:name="_Toc50556392"/>
      <w:r w:rsidRPr="006E199A">
        <w:t>2.</w:t>
      </w:r>
      <w:r w:rsidR="00DD342B" w:rsidRPr="006E199A">
        <w:t>11</w:t>
      </w:r>
      <w:r w:rsidRPr="006E199A">
        <w:t xml:space="preserve">.2. </w:t>
      </w:r>
      <w:r w:rsidR="005A4626" w:rsidRPr="006E199A">
        <w:t>Merge</w:t>
      </w:r>
      <w:r w:rsidR="00F72D3B" w:rsidRPr="006E199A">
        <w:t>PointCloud2</w:t>
      </w:r>
      <w:r w:rsidRPr="006E199A">
        <w:t xml:space="preserve"> function block diagram explanation</w:t>
      </w:r>
      <w:bookmarkEnd w:id="912"/>
    </w:p>
    <w:tbl>
      <w:tblPr>
        <w:tblStyle w:val="TableGrid"/>
        <w:tblW w:w="0" w:type="auto"/>
        <w:jc w:val="center"/>
        <w:tblLook w:val="04A0" w:firstRow="1" w:lastRow="0" w:firstColumn="1" w:lastColumn="0" w:noHBand="0" w:noVBand="1"/>
      </w:tblPr>
      <w:tblGrid>
        <w:gridCol w:w="863"/>
        <w:gridCol w:w="2906"/>
        <w:gridCol w:w="5059"/>
      </w:tblGrid>
      <w:tr w:rsidR="0009111C" w:rsidRPr="006E199A" w14:paraId="047FA621" w14:textId="77777777" w:rsidTr="00B05ABC">
        <w:trPr>
          <w:jc w:val="center"/>
        </w:trPr>
        <w:tc>
          <w:tcPr>
            <w:tcW w:w="863" w:type="dxa"/>
            <w:vAlign w:val="center"/>
          </w:tcPr>
          <w:p w14:paraId="530CB55E"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No</w:t>
            </w:r>
          </w:p>
        </w:tc>
        <w:tc>
          <w:tcPr>
            <w:tcW w:w="2906" w:type="dxa"/>
            <w:vAlign w:val="center"/>
          </w:tcPr>
          <w:p w14:paraId="2996AE84"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Block</w:t>
            </w:r>
          </w:p>
        </w:tc>
        <w:tc>
          <w:tcPr>
            <w:tcW w:w="5059" w:type="dxa"/>
            <w:vAlign w:val="center"/>
          </w:tcPr>
          <w:p w14:paraId="14B1CFDA" w14:textId="77777777" w:rsidR="0033408E" w:rsidRPr="006E199A" w:rsidRDefault="0033408E" w:rsidP="00566907">
            <w:pPr>
              <w:spacing w:after="120"/>
              <w:jc w:val="center"/>
              <w:rPr>
                <w:rFonts w:asciiTheme="majorHAnsi" w:hAnsiTheme="majorHAnsi" w:cstheme="majorHAnsi"/>
                <w:b/>
              </w:rPr>
            </w:pPr>
            <w:r w:rsidRPr="006E199A">
              <w:rPr>
                <w:rFonts w:asciiTheme="majorHAnsi" w:hAnsiTheme="majorHAnsi" w:cstheme="majorHAnsi"/>
                <w:b/>
              </w:rPr>
              <w:t>Explanation</w:t>
            </w:r>
          </w:p>
        </w:tc>
      </w:tr>
      <w:tr w:rsidR="0009111C" w:rsidRPr="006E199A" w14:paraId="4220EC36" w14:textId="77777777" w:rsidTr="00BB757D">
        <w:trPr>
          <w:trHeight w:val="935"/>
          <w:jc w:val="center"/>
        </w:trPr>
        <w:tc>
          <w:tcPr>
            <w:tcW w:w="863" w:type="dxa"/>
            <w:vAlign w:val="center"/>
          </w:tcPr>
          <w:p w14:paraId="301501DA"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1</w:t>
            </w:r>
          </w:p>
        </w:tc>
        <w:tc>
          <w:tcPr>
            <w:tcW w:w="2906" w:type="dxa"/>
            <w:vAlign w:val="center"/>
          </w:tcPr>
          <w:p w14:paraId="30F4D513"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Source point cloud</w:t>
            </w:r>
          </w:p>
        </w:tc>
        <w:tc>
          <w:tcPr>
            <w:tcW w:w="5059" w:type="dxa"/>
            <w:vMerge w:val="restart"/>
            <w:shd w:val="clear" w:color="auto" w:fill="auto"/>
            <w:vAlign w:val="center"/>
          </w:tcPr>
          <w:p w14:paraId="3B9EFB51" w14:textId="540CCC80"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Source point cloud and target point cloud are input of </w:t>
            </w:r>
            <w:r w:rsidR="008F22E5" w:rsidRPr="006E199A">
              <w:rPr>
                <w:rFonts w:asciiTheme="majorHAnsi" w:hAnsiTheme="majorHAnsi" w:cstheme="majorHAnsi"/>
              </w:rPr>
              <w:t>MergePointCloud</w:t>
            </w:r>
            <w:r w:rsidR="00472033" w:rsidRPr="006E199A">
              <w:rPr>
                <w:rFonts w:asciiTheme="majorHAnsi" w:hAnsiTheme="majorHAnsi" w:cstheme="majorHAnsi"/>
              </w:rPr>
              <w:t>2</w:t>
            </w:r>
            <w:r w:rsidR="008F22E5" w:rsidRPr="006E199A">
              <w:rPr>
                <w:rFonts w:asciiTheme="majorHAnsi" w:hAnsiTheme="majorHAnsi" w:cstheme="majorHAnsi"/>
              </w:rPr>
              <w:t>()</w:t>
            </w:r>
            <w:r w:rsidR="001671E2" w:rsidRPr="006E199A">
              <w:rPr>
                <w:rFonts w:asciiTheme="majorHAnsi" w:hAnsiTheme="majorHAnsi" w:cstheme="majorHAnsi"/>
              </w:rPr>
              <w:t xml:space="preserve"> </w:t>
            </w:r>
            <w:r w:rsidRPr="006E199A">
              <w:rPr>
                <w:rFonts w:asciiTheme="majorHAnsi" w:hAnsiTheme="majorHAnsi" w:cstheme="majorHAnsi"/>
              </w:rPr>
              <w:t>algorithm.</w:t>
            </w:r>
          </w:p>
          <w:p w14:paraId="6924DE6F" w14:textId="77777777" w:rsidR="002073C6" w:rsidRPr="006E199A" w:rsidRDefault="002073C6" w:rsidP="00B05ABC">
            <w:pPr>
              <w:spacing w:after="120"/>
              <w:jc w:val="both"/>
              <w:rPr>
                <w:ins w:id="913" w:author="相馬 健二" w:date="2020-09-08T10:30:00Z"/>
                <w:rFonts w:asciiTheme="majorHAnsi" w:hAnsiTheme="majorHAnsi" w:cstheme="majorHAnsi"/>
              </w:rPr>
            </w:pPr>
            <w:ins w:id="914" w:author="相馬 健二" w:date="2020-09-08T10:30:00Z">
              <w:r w:rsidRPr="006E199A">
                <w:rPr>
                  <w:rFonts w:asciiTheme="majorHAnsi" w:hAnsiTheme="majorHAnsi" w:cstheme="majorHAnsi"/>
                </w:rPr>
                <w:t>- Source point cloud: will be moved depending on target point cloud.</w:t>
              </w:r>
            </w:ins>
          </w:p>
          <w:p w14:paraId="1A657AB3" w14:textId="7C1321D5"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Target point cloud: is used to orient, it stands still and will be the target for the source point to find the correct direction to move.</w:t>
            </w:r>
          </w:p>
        </w:tc>
      </w:tr>
      <w:tr w:rsidR="0009111C" w:rsidRPr="006E199A" w14:paraId="0C1E3910" w14:textId="77777777" w:rsidTr="00BB757D">
        <w:trPr>
          <w:trHeight w:val="935"/>
          <w:jc w:val="center"/>
        </w:trPr>
        <w:tc>
          <w:tcPr>
            <w:tcW w:w="863" w:type="dxa"/>
            <w:vAlign w:val="center"/>
          </w:tcPr>
          <w:p w14:paraId="04129C87"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2</w:t>
            </w:r>
          </w:p>
        </w:tc>
        <w:tc>
          <w:tcPr>
            <w:tcW w:w="2906" w:type="dxa"/>
            <w:vAlign w:val="center"/>
          </w:tcPr>
          <w:p w14:paraId="590B9067"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Target point cloud</w:t>
            </w:r>
          </w:p>
        </w:tc>
        <w:tc>
          <w:tcPr>
            <w:tcW w:w="5059" w:type="dxa"/>
            <w:vMerge/>
            <w:shd w:val="clear" w:color="auto" w:fill="auto"/>
            <w:vAlign w:val="center"/>
          </w:tcPr>
          <w:p w14:paraId="2BAFA373" w14:textId="77777777" w:rsidR="0033408E" w:rsidRPr="006E199A" w:rsidRDefault="0033408E" w:rsidP="00B05ABC">
            <w:pPr>
              <w:spacing w:after="120"/>
              <w:jc w:val="both"/>
              <w:rPr>
                <w:rFonts w:asciiTheme="majorHAnsi" w:hAnsiTheme="majorHAnsi" w:cstheme="majorHAnsi"/>
              </w:rPr>
            </w:pPr>
          </w:p>
        </w:tc>
      </w:tr>
      <w:tr w:rsidR="0009111C" w:rsidRPr="006E199A" w14:paraId="26A8DA62" w14:textId="77777777" w:rsidTr="00BB757D">
        <w:trPr>
          <w:jc w:val="center"/>
        </w:trPr>
        <w:tc>
          <w:tcPr>
            <w:tcW w:w="863" w:type="dxa"/>
            <w:vAlign w:val="center"/>
          </w:tcPr>
          <w:p w14:paraId="7E7FDCD2"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3</w:t>
            </w:r>
          </w:p>
        </w:tc>
        <w:tc>
          <w:tcPr>
            <w:tcW w:w="2906" w:type="dxa"/>
            <w:vAlign w:val="center"/>
          </w:tcPr>
          <w:p w14:paraId="0A476578"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Pre-processing</w:t>
            </w:r>
          </w:p>
        </w:tc>
        <w:tc>
          <w:tcPr>
            <w:tcW w:w="5059" w:type="dxa"/>
            <w:shd w:val="clear" w:color="auto" w:fill="auto"/>
            <w:vAlign w:val="center"/>
          </w:tcPr>
          <w:p w14:paraId="2711F3A2"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We down sample the point cloud, estimate </w:t>
            </w:r>
            <w:r w:rsidR="006C5411" w:rsidRPr="006E199A">
              <w:rPr>
                <w:rFonts w:asciiTheme="majorHAnsi" w:hAnsiTheme="majorHAnsi" w:cstheme="majorHAnsi"/>
              </w:rPr>
              <w:t>normal</w:t>
            </w:r>
            <w:r w:rsidRPr="006E199A">
              <w:rPr>
                <w:rFonts w:asciiTheme="majorHAnsi" w:hAnsiTheme="majorHAnsi" w:cstheme="majorHAnsi"/>
              </w:rPr>
              <w:t xml:space="preserve">, then compute a FPFH feature for each point. </w:t>
            </w:r>
          </w:p>
          <w:p w14:paraId="1A541D23"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FPFH feature is a 33-dimensional vector that describes the local geometric property of a point. </w:t>
            </w:r>
          </w:p>
          <w:p w14:paraId="726EA00E" w14:textId="77777777" w:rsidR="00545921"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A nearest neighbor query in the 33-dimensinal space can return points with similar local geometric structures.</w:t>
            </w:r>
          </w:p>
          <w:p w14:paraId="700C65C3" w14:textId="758DBFDF" w:rsidR="0033408E" w:rsidRPr="006E199A" w:rsidRDefault="00545921" w:rsidP="00545921">
            <w:pPr>
              <w:spacing w:after="120"/>
              <w:jc w:val="both"/>
              <w:rPr>
                <w:rFonts w:asciiTheme="majorHAnsi" w:hAnsiTheme="majorHAnsi" w:cstheme="majorHAnsi"/>
                <w:lang w:eastAsia="ja-JP"/>
              </w:rPr>
            </w:pPr>
            <w:commentRangeStart w:id="915"/>
            <w:commentRangeStart w:id="916"/>
            <w:r w:rsidRPr="006E199A">
              <w:rPr>
                <w:rFonts w:asciiTheme="majorHAnsi" w:hAnsiTheme="majorHAnsi" w:cstheme="majorHAnsi"/>
              </w:rPr>
              <w:t xml:space="preserve">* More details in </w:t>
            </w:r>
            <w:r w:rsidRPr="00425FA8">
              <w:rPr>
                <w:rFonts w:asciiTheme="majorHAnsi" w:hAnsiTheme="majorHAnsi" w:cstheme="majorHAnsi"/>
                <w:b/>
              </w:rPr>
              <w:fldChar w:fldCharType="begin"/>
            </w:r>
            <w:r w:rsidRPr="006E199A">
              <w:rPr>
                <w:rFonts w:asciiTheme="majorHAnsi" w:hAnsiTheme="majorHAnsi" w:cstheme="majorHAnsi"/>
                <w:b/>
              </w:rPr>
              <w:instrText xml:space="preserve"> REF _Ref50449001 \h  \* MERGEFORMAT </w:instrText>
            </w:r>
            <w:r w:rsidRPr="00425FA8">
              <w:rPr>
                <w:rFonts w:asciiTheme="majorHAnsi" w:hAnsiTheme="majorHAnsi" w:cstheme="majorHAnsi"/>
                <w:b/>
              </w:rPr>
            </w:r>
            <w:r w:rsidRPr="00425FA8">
              <w:rPr>
                <w:rFonts w:asciiTheme="majorHAnsi" w:hAnsiTheme="majorHAnsi" w:cstheme="majorHAnsi"/>
                <w:b/>
              </w:rPr>
              <w:fldChar w:fldCharType="separate"/>
            </w:r>
            <w:r w:rsidRPr="006E199A">
              <w:rPr>
                <w:rFonts w:asciiTheme="majorHAnsi" w:hAnsiTheme="majorHAnsi" w:cstheme="majorHAnsi"/>
                <w:b/>
                <w:rPrChange w:id="917" w:author="STB" w:date="2020-09-09T15:02:00Z">
                  <w:rPr>
                    <w:rFonts w:cstheme="majorHAnsi"/>
                    <w:b/>
                  </w:rPr>
                </w:rPrChange>
              </w:rPr>
              <w:t>4.1. Fast Point Feature Histogram (FPFH)</w:t>
            </w:r>
            <w:r w:rsidRPr="00425FA8">
              <w:rPr>
                <w:rFonts w:asciiTheme="majorHAnsi" w:hAnsiTheme="majorHAnsi" w:cstheme="majorHAnsi"/>
                <w:b/>
              </w:rPr>
              <w:fldChar w:fldCharType="end"/>
            </w:r>
            <w:commentRangeEnd w:id="915"/>
            <w:r w:rsidR="00ED1770" w:rsidRPr="006E199A">
              <w:rPr>
                <w:rStyle w:val="CommentReference"/>
                <w:rFonts w:asciiTheme="majorHAnsi" w:hAnsiTheme="majorHAnsi"/>
                <w:rPrChange w:id="918" w:author="STB" w:date="2020-09-09T15:02:00Z">
                  <w:rPr>
                    <w:rStyle w:val="CommentReference"/>
                  </w:rPr>
                </w:rPrChange>
              </w:rPr>
              <w:commentReference w:id="915"/>
            </w:r>
            <w:commentRangeEnd w:id="916"/>
            <w:r w:rsidR="001F34D0" w:rsidRPr="006E199A">
              <w:rPr>
                <w:rStyle w:val="CommentReference"/>
                <w:rFonts w:asciiTheme="majorHAnsi" w:hAnsiTheme="majorHAnsi"/>
                <w:rPrChange w:id="919" w:author="STB" w:date="2020-09-09T15:02:00Z">
                  <w:rPr>
                    <w:rStyle w:val="CommentReference"/>
                  </w:rPr>
                </w:rPrChange>
              </w:rPr>
              <w:commentReference w:id="916"/>
            </w:r>
          </w:p>
        </w:tc>
      </w:tr>
      <w:tr w:rsidR="0009111C" w:rsidRPr="006E199A" w14:paraId="128E9AF8" w14:textId="77777777" w:rsidTr="00BB757D">
        <w:trPr>
          <w:jc w:val="center"/>
        </w:trPr>
        <w:tc>
          <w:tcPr>
            <w:tcW w:w="863" w:type="dxa"/>
            <w:vAlign w:val="center"/>
          </w:tcPr>
          <w:p w14:paraId="36CEB4D9"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4</w:t>
            </w:r>
          </w:p>
        </w:tc>
        <w:tc>
          <w:tcPr>
            <w:tcW w:w="2906" w:type="dxa"/>
            <w:vAlign w:val="center"/>
          </w:tcPr>
          <w:p w14:paraId="32FCBB1B"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Local Registration</w:t>
            </w:r>
          </w:p>
        </w:tc>
        <w:tc>
          <w:tcPr>
            <w:tcW w:w="5059" w:type="dxa"/>
            <w:shd w:val="clear" w:color="auto" w:fill="auto"/>
            <w:vAlign w:val="center"/>
          </w:tcPr>
          <w:p w14:paraId="1FA5E833" w14:textId="7D13D4A5" w:rsidR="00472033"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Pre-processing result is input of local registration. </w:t>
            </w:r>
          </w:p>
          <w:p w14:paraId="4EDC7173"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lastRenderedPageBreak/>
              <w:t xml:space="preserve">We use RANSAC for local registration, in each Ransac iteration, </w:t>
            </w:r>
            <w:r w:rsidRPr="006E199A">
              <w:rPr>
                <w:rFonts w:asciiTheme="majorHAnsi" w:hAnsiTheme="majorHAnsi" w:cstheme="majorHAnsi"/>
                <w:b/>
              </w:rPr>
              <w:t>ransac_n</w:t>
            </w:r>
            <w:r w:rsidRPr="006E199A">
              <w:rPr>
                <w:rFonts w:asciiTheme="majorHAnsi" w:hAnsiTheme="majorHAnsi" w:cstheme="majorHAnsi"/>
              </w:rPr>
              <w:t xml:space="preserve"> random points are picked from the source point cloud. </w:t>
            </w:r>
          </w:p>
          <w:p w14:paraId="657A0B7A" w14:textId="77777777" w:rsidR="00667597"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Their corresponding points in the target point cloud are detected by querying the nearest neighbor in the 33-dimensional FPFH feature space. </w:t>
            </w:r>
          </w:p>
          <w:p w14:paraId="066227F6" w14:textId="77777777"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A pruning step takes fast pruning algorithms to quickly reject false matches early.</w:t>
            </w:r>
          </w:p>
          <w:p w14:paraId="24A2BF38" w14:textId="39EB497B" w:rsidR="00BE24E8" w:rsidRPr="006E199A" w:rsidRDefault="00ED1770">
            <w:pPr>
              <w:spacing w:after="120"/>
              <w:jc w:val="both"/>
              <w:rPr>
                <w:rFonts w:asciiTheme="majorHAnsi" w:hAnsiTheme="majorHAnsi" w:cstheme="majorHAnsi"/>
                <w:i/>
              </w:rPr>
            </w:pPr>
            <w:commentRangeStart w:id="920"/>
            <w:commentRangeStart w:id="921"/>
            <w:r w:rsidRPr="006E199A">
              <w:rPr>
                <w:rFonts w:asciiTheme="majorHAnsi" w:hAnsiTheme="majorHAnsi" w:cstheme="majorHAnsi"/>
              </w:rPr>
              <w:t xml:space="preserve">* More details in </w:t>
            </w:r>
            <w:ins w:id="922" w:author="STB" w:date="2020-09-09T15:03:00Z">
              <w:r w:rsidR="006E199A" w:rsidRPr="000150D7">
                <w:rPr>
                  <w:rFonts w:asciiTheme="majorHAnsi" w:hAnsiTheme="majorHAnsi" w:cstheme="majorHAnsi"/>
                </w:rPr>
                <w:fldChar w:fldCharType="begin"/>
              </w:r>
              <w:r w:rsidR="006E199A" w:rsidRPr="000150D7">
                <w:rPr>
                  <w:rFonts w:asciiTheme="majorHAnsi" w:hAnsiTheme="majorHAnsi" w:cstheme="majorHAnsi"/>
                </w:rPr>
                <w:instrText xml:space="preserve"> REF _Ref50449001 \h  \* MERGEFORMAT </w:instrText>
              </w:r>
            </w:ins>
            <w:r w:rsidR="006E199A" w:rsidRPr="000150D7">
              <w:rPr>
                <w:rFonts w:asciiTheme="majorHAnsi" w:hAnsiTheme="majorHAnsi" w:cstheme="majorHAnsi"/>
              </w:rPr>
            </w:r>
            <w:ins w:id="923" w:author="STB" w:date="2020-09-09T15:03:00Z">
              <w:r w:rsidR="006E199A" w:rsidRPr="000150D7">
                <w:rPr>
                  <w:rFonts w:asciiTheme="majorHAnsi" w:hAnsiTheme="majorHAnsi" w:cstheme="majorHAnsi"/>
                </w:rPr>
                <w:fldChar w:fldCharType="separate"/>
              </w:r>
              <w:r w:rsidR="006E199A" w:rsidRPr="000150D7">
                <w:rPr>
                  <w:rFonts w:asciiTheme="majorHAnsi" w:hAnsiTheme="majorHAnsi" w:cstheme="majorHAnsi"/>
                  <w:b/>
                </w:rPr>
                <w:t>4.</w:t>
              </w:r>
              <w:r w:rsidR="006E199A">
                <w:rPr>
                  <w:rFonts w:asciiTheme="majorHAnsi" w:hAnsiTheme="majorHAnsi" w:cstheme="majorHAnsi"/>
                  <w:b/>
                </w:rPr>
                <w:t>1</w:t>
              </w:r>
              <w:r w:rsidR="006E199A" w:rsidRPr="000150D7">
                <w:rPr>
                  <w:rFonts w:asciiTheme="majorHAnsi" w:hAnsiTheme="majorHAnsi" w:cstheme="majorHAnsi"/>
                  <w:b/>
                </w:rPr>
                <w:t xml:space="preserve">. </w:t>
              </w:r>
              <w:r w:rsidR="006E199A" w:rsidRPr="000150D7">
                <w:rPr>
                  <w:rFonts w:asciiTheme="majorHAnsi" w:hAnsiTheme="majorHAnsi" w:cstheme="majorHAnsi"/>
                </w:rPr>
                <w:fldChar w:fldCharType="end"/>
              </w:r>
              <w:r w:rsidR="006E199A">
                <w:rPr>
                  <w:rFonts w:asciiTheme="majorHAnsi" w:hAnsiTheme="majorHAnsi" w:cstheme="minorHAnsi"/>
                  <w:b/>
                </w:rPr>
                <w:t>Fast Point Feature Histogram (FPFH)</w:t>
              </w:r>
              <w:r w:rsidR="006E199A" w:rsidRPr="006E199A">
                <w:rPr>
                  <w:rFonts w:asciiTheme="majorHAnsi" w:hAnsiTheme="majorHAnsi" w:cstheme="majorHAnsi"/>
                </w:rPr>
                <w:t xml:space="preserve"> </w:t>
              </w:r>
              <w:r w:rsidR="006E199A">
                <w:rPr>
                  <w:rFonts w:asciiTheme="majorHAnsi" w:hAnsiTheme="majorHAnsi" w:cstheme="majorHAnsi"/>
                </w:rPr>
                <w:t xml:space="preserve">and </w:t>
              </w:r>
            </w:ins>
            <w:r w:rsidRPr="00425FA8">
              <w:rPr>
                <w:rFonts w:asciiTheme="majorHAnsi" w:hAnsiTheme="majorHAnsi" w:cstheme="majorHAnsi"/>
              </w:rPr>
              <w:fldChar w:fldCharType="begin"/>
            </w:r>
            <w:r w:rsidRPr="006E199A">
              <w:rPr>
                <w:rFonts w:asciiTheme="majorHAnsi" w:hAnsiTheme="majorHAnsi" w:cstheme="majorHAnsi"/>
              </w:rPr>
              <w:instrText xml:space="preserve"> REF _Ref50449001 \h  \* MERGEFORMAT </w:instrText>
            </w:r>
            <w:r w:rsidRPr="00425FA8">
              <w:rPr>
                <w:rFonts w:asciiTheme="majorHAnsi" w:hAnsiTheme="majorHAnsi" w:cstheme="majorHAnsi"/>
              </w:rPr>
            </w:r>
            <w:r w:rsidRPr="00425FA8">
              <w:rPr>
                <w:rFonts w:asciiTheme="majorHAnsi" w:hAnsiTheme="majorHAnsi" w:cstheme="majorHAnsi"/>
              </w:rPr>
              <w:fldChar w:fldCharType="separate"/>
            </w:r>
            <w:r w:rsidRPr="006E199A">
              <w:rPr>
                <w:rFonts w:asciiTheme="majorHAnsi" w:hAnsiTheme="majorHAnsi" w:cstheme="majorHAnsi"/>
                <w:b/>
                <w:rPrChange w:id="924" w:author="STB" w:date="2020-09-09T15:02:00Z">
                  <w:rPr>
                    <w:rFonts w:cstheme="majorHAnsi"/>
                    <w:b/>
                  </w:rPr>
                </w:rPrChange>
              </w:rPr>
              <w:t>4.</w:t>
            </w:r>
            <w:ins w:id="925" w:author="STB" w:date="2020-09-09T11:13:00Z">
              <w:r w:rsidR="00502910" w:rsidRPr="006E199A">
                <w:rPr>
                  <w:rFonts w:asciiTheme="majorHAnsi" w:hAnsiTheme="majorHAnsi" w:cstheme="majorHAnsi"/>
                  <w:b/>
                  <w:rPrChange w:id="926" w:author="STB" w:date="2020-09-09T15:02:00Z">
                    <w:rPr>
                      <w:rFonts w:cstheme="majorHAnsi"/>
                      <w:b/>
                    </w:rPr>
                  </w:rPrChange>
                </w:rPr>
                <w:t>2</w:t>
              </w:r>
            </w:ins>
            <w:del w:id="927" w:author="STB" w:date="2020-09-09T11:13:00Z">
              <w:r w:rsidRPr="006E199A" w:rsidDel="00502910">
                <w:rPr>
                  <w:rFonts w:asciiTheme="majorHAnsi" w:hAnsiTheme="majorHAnsi" w:cstheme="majorHAnsi"/>
                  <w:b/>
                  <w:rPrChange w:id="928" w:author="STB" w:date="2020-09-09T15:02:00Z">
                    <w:rPr>
                      <w:rFonts w:cstheme="majorHAnsi"/>
                      <w:b/>
                    </w:rPr>
                  </w:rPrChange>
                </w:rPr>
                <w:delText>1</w:delText>
              </w:r>
            </w:del>
            <w:r w:rsidRPr="006E199A">
              <w:rPr>
                <w:rFonts w:asciiTheme="majorHAnsi" w:hAnsiTheme="majorHAnsi" w:cstheme="majorHAnsi"/>
                <w:b/>
                <w:rPrChange w:id="929" w:author="STB" w:date="2020-09-09T15:02:00Z">
                  <w:rPr>
                    <w:rFonts w:cstheme="majorHAnsi"/>
                    <w:b/>
                  </w:rPr>
                </w:rPrChange>
              </w:rPr>
              <w:t xml:space="preserve">. </w:t>
            </w:r>
            <w:del w:id="930" w:author="STB" w:date="2020-09-09T11:13:00Z">
              <w:r w:rsidRPr="006E199A" w:rsidDel="00502910">
                <w:rPr>
                  <w:rFonts w:asciiTheme="majorHAnsi" w:hAnsiTheme="majorHAnsi" w:cstheme="majorHAnsi"/>
                  <w:b/>
                  <w:rPrChange w:id="931" w:author="STB" w:date="2020-09-09T15:02:00Z">
                    <w:rPr>
                      <w:rFonts w:cstheme="majorHAnsi"/>
                      <w:b/>
                    </w:rPr>
                  </w:rPrChange>
                </w:rPr>
                <w:delText>Fast Point Feature Histogram (FPFH)</w:delText>
              </w:r>
            </w:del>
            <w:r w:rsidRPr="00425FA8">
              <w:rPr>
                <w:rFonts w:asciiTheme="majorHAnsi" w:hAnsiTheme="majorHAnsi" w:cstheme="majorHAnsi"/>
              </w:rPr>
              <w:fldChar w:fldCharType="end"/>
            </w:r>
            <w:commentRangeEnd w:id="920"/>
            <w:r w:rsidRPr="006E199A">
              <w:rPr>
                <w:rStyle w:val="CommentReference"/>
                <w:rFonts w:asciiTheme="majorHAnsi" w:hAnsiTheme="majorHAnsi" w:cstheme="minorHAnsi"/>
                <w:b/>
                <w:rPrChange w:id="932" w:author="STB" w:date="2020-09-09T15:02:00Z">
                  <w:rPr>
                    <w:rStyle w:val="CommentReference"/>
                  </w:rPr>
                </w:rPrChange>
              </w:rPr>
              <w:commentReference w:id="920"/>
            </w:r>
            <w:commentRangeEnd w:id="921"/>
            <w:r w:rsidR="001F34D0" w:rsidRPr="006E199A">
              <w:rPr>
                <w:rStyle w:val="CommentReference"/>
                <w:rFonts w:asciiTheme="majorHAnsi" w:hAnsiTheme="majorHAnsi"/>
                <w:rPrChange w:id="933" w:author="STB" w:date="2020-09-09T15:02:00Z">
                  <w:rPr>
                    <w:rStyle w:val="CommentReference"/>
                  </w:rPr>
                </w:rPrChange>
              </w:rPr>
              <w:commentReference w:id="921"/>
            </w:r>
            <w:ins w:id="934" w:author="STB" w:date="2020-09-09T11:13:00Z">
              <w:r w:rsidR="00502910" w:rsidRPr="006E199A">
                <w:rPr>
                  <w:rFonts w:asciiTheme="majorHAnsi" w:hAnsiTheme="majorHAnsi" w:cstheme="minorHAnsi"/>
                  <w:b/>
                  <w:rPrChange w:id="935" w:author="STB" w:date="2020-09-09T15:02:00Z">
                    <w:rPr>
                      <w:rFonts w:asciiTheme="majorHAnsi" w:hAnsiTheme="majorHAnsi" w:cstheme="majorHAnsi"/>
                    </w:rPr>
                  </w:rPrChange>
                </w:rPr>
                <w:t>Local Registration</w:t>
              </w:r>
            </w:ins>
          </w:p>
        </w:tc>
      </w:tr>
      <w:tr w:rsidR="0009111C" w:rsidRPr="006E199A" w14:paraId="28D9FB72" w14:textId="77777777" w:rsidTr="00BB757D">
        <w:trPr>
          <w:jc w:val="center"/>
        </w:trPr>
        <w:tc>
          <w:tcPr>
            <w:tcW w:w="863" w:type="dxa"/>
            <w:vAlign w:val="center"/>
          </w:tcPr>
          <w:p w14:paraId="03DBC47C"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lastRenderedPageBreak/>
              <w:t>5</w:t>
            </w:r>
          </w:p>
        </w:tc>
        <w:tc>
          <w:tcPr>
            <w:tcW w:w="2906" w:type="dxa"/>
            <w:vAlign w:val="center"/>
          </w:tcPr>
          <w:p w14:paraId="210D78DA" w14:textId="77777777" w:rsidR="0033408E" w:rsidRPr="006E199A" w:rsidRDefault="0033408E" w:rsidP="00566907">
            <w:pPr>
              <w:spacing w:after="120"/>
              <w:rPr>
                <w:rFonts w:asciiTheme="majorHAnsi" w:hAnsiTheme="majorHAnsi" w:cstheme="majorHAnsi"/>
              </w:rPr>
            </w:pPr>
            <w:r w:rsidRPr="006E199A">
              <w:rPr>
                <w:rFonts w:asciiTheme="majorHAnsi" w:hAnsiTheme="majorHAnsi" w:cstheme="majorHAnsi"/>
              </w:rPr>
              <w:t>ICP Registration</w:t>
            </w:r>
          </w:p>
        </w:tc>
        <w:tc>
          <w:tcPr>
            <w:tcW w:w="5059" w:type="dxa"/>
            <w:shd w:val="clear" w:color="auto" w:fill="auto"/>
            <w:vAlign w:val="center"/>
          </w:tcPr>
          <w:p w14:paraId="22FF3A6A" w14:textId="77777777" w:rsidR="00472033"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For performance reason, the Local registration is only performed on a heavily down-sampled point cloud. </w:t>
            </w:r>
          </w:p>
          <w:p w14:paraId="55A882E9" w14:textId="2DFB17D3" w:rsidR="00BE24E8"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result is also not tight. We </w:t>
            </w:r>
            <w:r w:rsidR="0052385C" w:rsidRPr="006E199A">
              <w:rPr>
                <w:rFonts w:asciiTheme="majorHAnsi" w:hAnsiTheme="majorHAnsi" w:cstheme="majorHAnsi"/>
              </w:rPr>
              <w:t xml:space="preserve">must </w:t>
            </w:r>
            <w:r w:rsidRPr="006E199A">
              <w:rPr>
                <w:rFonts w:asciiTheme="majorHAnsi" w:hAnsiTheme="majorHAnsi" w:cstheme="majorHAnsi"/>
              </w:rPr>
              <w:t>use ICP registration (point to plan)</w:t>
            </w:r>
            <w:r w:rsidR="0052385C" w:rsidRPr="006E199A">
              <w:rPr>
                <w:rFonts w:asciiTheme="majorHAnsi" w:hAnsiTheme="majorHAnsi" w:cstheme="majorHAnsi"/>
              </w:rPr>
              <w:t xml:space="preserve"> </w:t>
            </w:r>
            <w:ins w:id="936" w:author="STB" w:date="2020-09-09T11:12:00Z">
              <w:r w:rsidR="00502910" w:rsidRPr="006E199A">
                <w:rPr>
                  <w:rFonts w:asciiTheme="majorHAnsi" w:hAnsiTheme="majorHAnsi" w:cstheme="majorHAnsi"/>
                </w:rPr>
                <w:t>(this step)</w:t>
              </w:r>
            </w:ins>
            <w:del w:id="937" w:author="STB" w:date="2020-09-09T11:12:00Z">
              <w:r w:rsidR="0052385C" w:rsidRPr="006E199A" w:rsidDel="00502910">
                <w:rPr>
                  <w:rFonts w:asciiTheme="majorHAnsi" w:hAnsiTheme="majorHAnsi" w:cstheme="majorHAnsi"/>
                </w:rPr>
                <w:delText>in next step (Merging Result)</w:delText>
              </w:r>
            </w:del>
            <w:r w:rsidRPr="006E199A">
              <w:rPr>
                <w:rFonts w:asciiTheme="majorHAnsi" w:hAnsiTheme="majorHAnsi" w:cstheme="majorHAnsi"/>
              </w:rPr>
              <w:t xml:space="preserve"> to further refine the alignment.</w:t>
            </w:r>
          </w:p>
          <w:p w14:paraId="1CE218B1" w14:textId="61A1EF0C" w:rsidR="0033408E" w:rsidRPr="006E199A" w:rsidRDefault="00545921" w:rsidP="009E1169">
            <w:pPr>
              <w:spacing w:after="120"/>
              <w:jc w:val="both"/>
              <w:rPr>
                <w:rFonts w:asciiTheme="majorHAnsi" w:hAnsiTheme="majorHAnsi" w:cstheme="majorHAnsi"/>
              </w:rPr>
            </w:pPr>
            <w:commentRangeStart w:id="938"/>
            <w:commentRangeStart w:id="939"/>
            <w:r w:rsidRPr="006E199A">
              <w:rPr>
                <w:rFonts w:asciiTheme="majorHAnsi" w:hAnsiTheme="majorHAnsi" w:cstheme="majorHAnsi"/>
              </w:rPr>
              <w:t xml:space="preserve">* More details in </w:t>
            </w:r>
            <w:r w:rsidRPr="006E199A">
              <w:rPr>
                <w:rFonts w:asciiTheme="majorHAnsi" w:hAnsiTheme="majorHAnsi" w:cstheme="minorHAnsi"/>
                <w:b/>
                <w:rPrChange w:id="940" w:author="STB" w:date="2020-09-09T15:02:00Z">
                  <w:rPr>
                    <w:rFonts w:cstheme="minorHAnsi"/>
                    <w:b/>
                  </w:rPr>
                </w:rPrChange>
              </w:rPr>
              <w:fldChar w:fldCharType="begin"/>
            </w:r>
            <w:r w:rsidRPr="006E199A">
              <w:rPr>
                <w:rFonts w:asciiTheme="majorHAnsi" w:hAnsiTheme="majorHAnsi" w:cstheme="minorHAnsi"/>
                <w:b/>
                <w:rPrChange w:id="941" w:author="STB" w:date="2020-09-09T15:02:00Z">
                  <w:rPr>
                    <w:rFonts w:cstheme="minorHAnsi"/>
                    <w:b/>
                  </w:rPr>
                </w:rPrChange>
              </w:rPr>
              <w:instrText xml:space="preserve"> REF _Ref50449157 \h  \* MERGEFORMAT </w:instrText>
            </w:r>
            <w:r w:rsidRPr="006E199A">
              <w:rPr>
                <w:rFonts w:asciiTheme="majorHAnsi" w:hAnsiTheme="majorHAnsi" w:cstheme="minorHAnsi"/>
                <w:b/>
                <w:rPrChange w:id="942" w:author="STB" w:date="2020-09-09T15:02:00Z">
                  <w:rPr>
                    <w:rFonts w:asciiTheme="majorHAnsi" w:hAnsiTheme="majorHAnsi" w:cstheme="minorHAnsi"/>
                    <w:b/>
                  </w:rPr>
                </w:rPrChange>
              </w:rPr>
            </w:r>
            <w:r w:rsidRPr="006E199A">
              <w:rPr>
                <w:rFonts w:asciiTheme="majorHAnsi" w:hAnsiTheme="majorHAnsi" w:cstheme="minorHAnsi"/>
                <w:b/>
                <w:rPrChange w:id="943" w:author="STB" w:date="2020-09-09T15:02:00Z">
                  <w:rPr>
                    <w:rFonts w:cstheme="minorHAnsi"/>
                    <w:b/>
                  </w:rPr>
                </w:rPrChange>
              </w:rPr>
              <w:fldChar w:fldCharType="separate"/>
            </w:r>
            <w:r w:rsidRPr="006E199A">
              <w:rPr>
                <w:rFonts w:asciiTheme="majorHAnsi" w:hAnsiTheme="majorHAnsi" w:cstheme="minorHAnsi"/>
                <w:b/>
                <w:rPrChange w:id="944" w:author="STB" w:date="2020-09-09T15:02:00Z">
                  <w:rPr>
                    <w:rFonts w:cstheme="minorHAnsi"/>
                    <w:b/>
                  </w:rPr>
                </w:rPrChange>
              </w:rPr>
              <w:t>4.</w:t>
            </w:r>
            <w:ins w:id="945" w:author="STB" w:date="2020-09-09T11:12:00Z">
              <w:r w:rsidR="00502910" w:rsidRPr="006E199A">
                <w:rPr>
                  <w:rFonts w:asciiTheme="majorHAnsi" w:hAnsiTheme="majorHAnsi" w:cstheme="minorHAnsi"/>
                  <w:b/>
                  <w:rPrChange w:id="946" w:author="STB" w:date="2020-09-09T15:02:00Z">
                    <w:rPr>
                      <w:rFonts w:cstheme="minorHAnsi"/>
                      <w:b/>
                    </w:rPr>
                  </w:rPrChange>
                </w:rPr>
                <w:t>3</w:t>
              </w:r>
            </w:ins>
            <w:del w:id="947" w:author="STB" w:date="2020-09-09T11:12:00Z">
              <w:r w:rsidRPr="006E199A" w:rsidDel="00502910">
                <w:rPr>
                  <w:rFonts w:asciiTheme="majorHAnsi" w:hAnsiTheme="majorHAnsi" w:cstheme="minorHAnsi"/>
                  <w:b/>
                  <w:rPrChange w:id="948" w:author="STB" w:date="2020-09-09T15:02:00Z">
                    <w:rPr>
                      <w:rFonts w:cstheme="minorHAnsi"/>
                      <w:b/>
                    </w:rPr>
                  </w:rPrChange>
                </w:rPr>
                <w:delText>2</w:delText>
              </w:r>
            </w:del>
            <w:r w:rsidRPr="006E199A">
              <w:rPr>
                <w:rFonts w:asciiTheme="majorHAnsi" w:hAnsiTheme="majorHAnsi" w:cstheme="minorHAnsi"/>
                <w:b/>
                <w:rPrChange w:id="949" w:author="STB" w:date="2020-09-09T15:02:00Z">
                  <w:rPr>
                    <w:rFonts w:cstheme="minorHAnsi"/>
                    <w:b/>
                  </w:rPr>
                </w:rPrChange>
              </w:rPr>
              <w:t xml:space="preserve">. </w:t>
            </w:r>
            <w:del w:id="950" w:author="STB" w:date="2020-09-09T11:12:00Z">
              <w:r w:rsidRPr="006E199A" w:rsidDel="00502910">
                <w:rPr>
                  <w:rFonts w:asciiTheme="majorHAnsi" w:hAnsiTheme="majorHAnsi" w:cstheme="minorHAnsi"/>
                  <w:b/>
                  <w:rPrChange w:id="951" w:author="STB" w:date="2020-09-09T15:02:00Z">
                    <w:rPr>
                      <w:rFonts w:cstheme="minorHAnsi"/>
                      <w:b/>
                    </w:rPr>
                  </w:rPrChange>
                </w:rPr>
                <w:delText>Local Registration</w:delText>
              </w:r>
            </w:del>
            <w:r w:rsidRPr="006E199A">
              <w:rPr>
                <w:rFonts w:asciiTheme="majorHAnsi" w:hAnsiTheme="majorHAnsi" w:cstheme="minorHAnsi"/>
                <w:b/>
                <w:rPrChange w:id="952" w:author="STB" w:date="2020-09-09T15:02:00Z">
                  <w:rPr>
                    <w:rFonts w:cstheme="minorHAnsi"/>
                    <w:b/>
                  </w:rPr>
                </w:rPrChange>
              </w:rPr>
              <w:fldChar w:fldCharType="end"/>
            </w:r>
            <w:commentRangeEnd w:id="938"/>
            <w:commentRangeEnd w:id="939"/>
            <w:r w:rsidR="00ED1770" w:rsidRPr="006E199A">
              <w:rPr>
                <w:rStyle w:val="CommentReference"/>
                <w:rFonts w:asciiTheme="majorHAnsi" w:hAnsiTheme="majorHAnsi"/>
                <w:rPrChange w:id="953" w:author="STB" w:date="2020-09-09T15:02:00Z">
                  <w:rPr>
                    <w:rStyle w:val="CommentReference"/>
                  </w:rPr>
                </w:rPrChange>
              </w:rPr>
              <w:commentReference w:id="938"/>
            </w:r>
            <w:ins w:id="954" w:author="STB" w:date="2020-09-09T11:28:00Z">
              <w:r w:rsidR="009E1169" w:rsidRPr="006E199A">
                <w:rPr>
                  <w:rFonts w:asciiTheme="majorHAnsi" w:hAnsiTheme="majorHAnsi" w:cstheme="minorHAnsi"/>
                  <w:b/>
                  <w:rPrChange w:id="955" w:author="STB" w:date="2020-09-09T15:02:00Z">
                    <w:rPr>
                      <w:rFonts w:cstheme="minorHAnsi"/>
                      <w:b/>
                    </w:rPr>
                  </w:rPrChange>
                </w:rPr>
                <w:t>ICP Registration</w:t>
              </w:r>
            </w:ins>
            <w:r w:rsidR="001F34D0" w:rsidRPr="006E199A">
              <w:rPr>
                <w:rStyle w:val="CommentReference"/>
                <w:rFonts w:asciiTheme="majorHAnsi" w:hAnsiTheme="majorHAnsi"/>
                <w:rPrChange w:id="956" w:author="STB" w:date="2020-09-09T15:02:00Z">
                  <w:rPr>
                    <w:rStyle w:val="CommentReference"/>
                  </w:rPr>
                </w:rPrChange>
              </w:rPr>
              <w:commentReference w:id="939"/>
            </w:r>
          </w:p>
        </w:tc>
      </w:tr>
      <w:tr w:rsidR="0009111C" w:rsidRPr="006E199A" w14:paraId="45F649C3" w14:textId="77777777" w:rsidTr="00BB757D">
        <w:trPr>
          <w:trHeight w:val="683"/>
          <w:jc w:val="center"/>
        </w:trPr>
        <w:tc>
          <w:tcPr>
            <w:tcW w:w="863" w:type="dxa"/>
            <w:vAlign w:val="center"/>
          </w:tcPr>
          <w:p w14:paraId="4D900048" w14:textId="77777777" w:rsidR="0033408E" w:rsidRPr="006E199A" w:rsidRDefault="0033408E" w:rsidP="00B05ABC">
            <w:pPr>
              <w:spacing w:after="120"/>
              <w:jc w:val="center"/>
              <w:rPr>
                <w:rFonts w:asciiTheme="majorHAnsi" w:hAnsiTheme="majorHAnsi" w:cstheme="majorHAnsi"/>
              </w:rPr>
            </w:pPr>
            <w:r w:rsidRPr="006E199A">
              <w:rPr>
                <w:rFonts w:asciiTheme="majorHAnsi" w:hAnsiTheme="majorHAnsi" w:cstheme="majorHAnsi"/>
              </w:rPr>
              <w:t>6</w:t>
            </w:r>
          </w:p>
        </w:tc>
        <w:tc>
          <w:tcPr>
            <w:tcW w:w="2906" w:type="dxa"/>
            <w:vAlign w:val="center"/>
          </w:tcPr>
          <w:p w14:paraId="2867A904" w14:textId="7BD53EF8" w:rsidR="0033408E" w:rsidRPr="006E199A" w:rsidRDefault="00CE063A" w:rsidP="00566907">
            <w:pPr>
              <w:spacing w:after="120"/>
              <w:rPr>
                <w:rFonts w:asciiTheme="majorHAnsi" w:hAnsiTheme="majorHAnsi" w:cstheme="majorHAnsi"/>
              </w:rPr>
            </w:pPr>
            <w:r w:rsidRPr="006E199A">
              <w:rPr>
                <w:rFonts w:asciiTheme="majorHAnsi" w:hAnsiTheme="majorHAnsi" w:cstheme="majorHAnsi"/>
              </w:rPr>
              <w:t xml:space="preserve">Merging </w:t>
            </w:r>
            <w:r w:rsidR="0033408E" w:rsidRPr="006E199A">
              <w:rPr>
                <w:rFonts w:asciiTheme="majorHAnsi" w:hAnsiTheme="majorHAnsi" w:cstheme="majorHAnsi"/>
              </w:rPr>
              <w:t>Result</w:t>
            </w:r>
          </w:p>
        </w:tc>
        <w:tc>
          <w:tcPr>
            <w:tcW w:w="5059" w:type="dxa"/>
            <w:shd w:val="clear" w:color="auto" w:fill="auto"/>
            <w:vAlign w:val="center"/>
          </w:tcPr>
          <w:p w14:paraId="2BCBD6A5" w14:textId="04F2C39B" w:rsidR="0033408E" w:rsidRPr="006E199A" w:rsidRDefault="0033408E" w:rsidP="00B05ABC">
            <w:pPr>
              <w:spacing w:after="120"/>
              <w:jc w:val="both"/>
              <w:rPr>
                <w:rFonts w:asciiTheme="majorHAnsi" w:hAnsiTheme="majorHAnsi" w:cstheme="majorHAnsi"/>
              </w:rPr>
            </w:pPr>
            <w:r w:rsidRPr="006E199A">
              <w:rPr>
                <w:rFonts w:asciiTheme="majorHAnsi" w:hAnsiTheme="majorHAnsi" w:cstheme="majorHAnsi"/>
              </w:rPr>
              <w:t xml:space="preserve">The </w:t>
            </w:r>
            <w:r w:rsidR="00472033" w:rsidRPr="006E199A">
              <w:rPr>
                <w:rFonts w:asciiTheme="majorHAnsi" w:hAnsiTheme="majorHAnsi" w:cstheme="majorHAnsi"/>
              </w:rPr>
              <w:t>MergePointCloud2()</w:t>
            </w:r>
            <w:r w:rsidR="001671E2" w:rsidRPr="006E199A">
              <w:rPr>
                <w:rFonts w:asciiTheme="majorHAnsi" w:hAnsiTheme="majorHAnsi" w:cstheme="majorHAnsi"/>
              </w:rPr>
              <w:t xml:space="preserve"> </w:t>
            </w:r>
            <w:r w:rsidRPr="006E199A">
              <w:rPr>
                <w:rFonts w:asciiTheme="majorHAnsi" w:hAnsiTheme="majorHAnsi" w:cstheme="majorHAnsi"/>
              </w:rPr>
              <w:t>result is source point cloud after moving</w:t>
            </w:r>
            <w:ins w:id="957" w:author="STB" w:date="2020-09-09T15:19:00Z">
              <w:r w:rsidR="005477B7">
                <w:rPr>
                  <w:rFonts w:asciiTheme="majorHAnsi" w:hAnsiTheme="majorHAnsi" w:cstheme="majorHAnsi"/>
                </w:rPr>
                <w:t xml:space="preserve"> (transform)</w:t>
              </w:r>
            </w:ins>
            <w:r w:rsidRPr="006E199A">
              <w:rPr>
                <w:rFonts w:asciiTheme="majorHAnsi" w:hAnsiTheme="majorHAnsi" w:cstheme="majorHAnsi"/>
              </w:rPr>
              <w:t xml:space="preserve"> based on data from local registration and icp registration.</w:t>
            </w:r>
          </w:p>
        </w:tc>
      </w:tr>
    </w:tbl>
    <w:p w14:paraId="285420C0" w14:textId="376F1C28" w:rsidR="0033408E"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15 </w:t>
      </w:r>
      <w:r w:rsidR="00A30B48" w:rsidRPr="006E199A">
        <w:rPr>
          <w:rFonts w:asciiTheme="majorHAnsi" w:hAnsiTheme="majorHAnsi" w:cstheme="majorHAnsi"/>
          <w:b w:val="0"/>
        </w:rPr>
        <w:t>Explanation of</w:t>
      </w:r>
      <w:r w:rsidR="00CC411D" w:rsidRPr="006E199A">
        <w:rPr>
          <w:rFonts w:asciiTheme="majorHAnsi" w:hAnsiTheme="majorHAnsi" w:cstheme="majorHAnsi"/>
          <w:b w:val="0"/>
        </w:rPr>
        <w:t xml:space="preserve"> </w:t>
      </w:r>
      <w:r w:rsidR="00F31B61" w:rsidRPr="006E199A">
        <w:rPr>
          <w:rFonts w:asciiTheme="majorHAnsi" w:hAnsiTheme="majorHAnsi" w:cstheme="majorHAnsi"/>
          <w:b w:val="0"/>
        </w:rPr>
        <w:t xml:space="preserve">MergePointCloud2 </w:t>
      </w:r>
      <w:r w:rsidRPr="006E199A">
        <w:rPr>
          <w:rFonts w:asciiTheme="majorHAnsi" w:hAnsiTheme="majorHAnsi" w:cstheme="majorHAnsi"/>
          <w:b w:val="0"/>
        </w:rPr>
        <w:t>block</w:t>
      </w:r>
    </w:p>
    <w:p w14:paraId="01B7C457" w14:textId="77777777" w:rsidR="00FC324E" w:rsidRPr="006E199A" w:rsidRDefault="00FC324E" w:rsidP="00566907">
      <w:pPr>
        <w:spacing w:after="120"/>
        <w:rPr>
          <w:rFonts w:asciiTheme="majorHAnsi" w:hAnsiTheme="majorHAnsi" w:cstheme="majorHAnsi"/>
        </w:rPr>
      </w:pPr>
    </w:p>
    <w:p w14:paraId="7B494999" w14:textId="77777777" w:rsidR="00ED1770" w:rsidRPr="006E199A" w:rsidRDefault="00ED1770">
      <w:pPr>
        <w:rPr>
          <w:ins w:id="958" w:author="相馬 健二" w:date="2020-09-08T09:24:00Z"/>
          <w:rFonts w:asciiTheme="majorHAnsi" w:eastAsiaTheme="majorEastAsia" w:hAnsiTheme="majorHAnsi" w:cstheme="majorHAnsi"/>
          <w:b/>
          <w:sz w:val="32"/>
          <w:szCs w:val="32"/>
        </w:rPr>
      </w:pPr>
      <w:ins w:id="959" w:author="相馬 健二" w:date="2020-09-08T09:24:00Z">
        <w:r w:rsidRPr="006E199A">
          <w:rPr>
            <w:rFonts w:asciiTheme="majorHAnsi" w:hAnsiTheme="majorHAnsi" w:cstheme="majorHAnsi"/>
            <w:b/>
            <w:sz w:val="32"/>
            <w:szCs w:val="32"/>
            <w:rPrChange w:id="960" w:author="STB" w:date="2020-09-09T15:02:00Z">
              <w:rPr>
                <w:rFonts w:cstheme="majorHAnsi"/>
                <w:b/>
                <w:sz w:val="32"/>
                <w:szCs w:val="32"/>
              </w:rPr>
            </w:rPrChange>
          </w:rPr>
          <w:br w:type="page"/>
        </w:r>
      </w:ins>
    </w:p>
    <w:p w14:paraId="164CC63D" w14:textId="2361D586" w:rsidR="00FC324E" w:rsidRPr="006E199A" w:rsidRDefault="00C86299" w:rsidP="00B05ABC">
      <w:pPr>
        <w:pStyle w:val="Heading2"/>
        <w:spacing w:before="0" w:after="120"/>
        <w:rPr>
          <w:rFonts w:cstheme="majorHAnsi"/>
          <w:b/>
          <w:sz w:val="32"/>
          <w:szCs w:val="32"/>
        </w:rPr>
      </w:pPr>
      <w:bookmarkStart w:id="961" w:name="_Toc50556393"/>
      <w:r w:rsidRPr="006E199A">
        <w:rPr>
          <w:rFonts w:cstheme="majorHAnsi"/>
          <w:b/>
          <w:color w:val="auto"/>
          <w:sz w:val="32"/>
          <w:szCs w:val="32"/>
        </w:rPr>
        <w:lastRenderedPageBreak/>
        <w:t>2.</w:t>
      </w:r>
      <w:r w:rsidR="00DD342B" w:rsidRPr="006E199A">
        <w:rPr>
          <w:rFonts w:cstheme="majorHAnsi"/>
          <w:b/>
          <w:color w:val="auto"/>
          <w:sz w:val="32"/>
          <w:szCs w:val="32"/>
        </w:rPr>
        <w:t>12</w:t>
      </w:r>
      <w:r w:rsidR="005A4626" w:rsidRPr="006E199A">
        <w:rPr>
          <w:rFonts w:cstheme="majorHAnsi"/>
          <w:b/>
          <w:color w:val="auto"/>
          <w:sz w:val="32"/>
          <w:szCs w:val="32"/>
        </w:rPr>
        <w:t xml:space="preserve">. </w:t>
      </w:r>
      <w:r w:rsidR="004E7B86" w:rsidRPr="006E199A">
        <w:rPr>
          <w:rFonts w:cstheme="majorHAnsi"/>
          <w:b/>
          <w:color w:val="auto"/>
          <w:sz w:val="32"/>
          <w:szCs w:val="32"/>
        </w:rPr>
        <w:t>Function</w:t>
      </w:r>
      <w:r w:rsidR="00FC324E" w:rsidRPr="006E199A">
        <w:rPr>
          <w:rFonts w:cstheme="majorHAnsi"/>
          <w:b/>
          <w:color w:val="auto"/>
          <w:sz w:val="32"/>
          <w:szCs w:val="32"/>
        </w:rPr>
        <w:t>: TFL::</w:t>
      </w:r>
      <w:r w:rsidR="009947A5" w:rsidRPr="006E199A">
        <w:rPr>
          <w:rFonts w:cstheme="majorHAnsi"/>
          <w:b/>
          <w:color w:val="auto"/>
          <w:sz w:val="32"/>
          <w:szCs w:val="32"/>
        </w:rPr>
        <w:t>Merge</w:t>
      </w:r>
      <w:r w:rsidR="00472033" w:rsidRPr="006E199A">
        <w:rPr>
          <w:rFonts w:cstheme="majorHAnsi"/>
          <w:b/>
          <w:color w:val="auto"/>
          <w:sz w:val="32"/>
          <w:szCs w:val="32"/>
        </w:rPr>
        <w:t>PointCloudN</w:t>
      </w:r>
      <w:bookmarkEnd w:id="961"/>
    </w:p>
    <w:tbl>
      <w:tblPr>
        <w:tblStyle w:val="TableGrid"/>
        <w:tblW w:w="8831" w:type="dxa"/>
        <w:jc w:val="center"/>
        <w:tblLayout w:type="fixed"/>
        <w:tblLook w:val="04A0" w:firstRow="1" w:lastRow="0" w:firstColumn="1" w:lastColumn="0" w:noHBand="0" w:noVBand="1"/>
      </w:tblPr>
      <w:tblGrid>
        <w:gridCol w:w="1194"/>
        <w:gridCol w:w="2093"/>
        <w:gridCol w:w="835"/>
        <w:gridCol w:w="4709"/>
      </w:tblGrid>
      <w:tr w:rsidR="00FC324E" w:rsidRPr="006E199A" w14:paraId="7A742689" w14:textId="77777777" w:rsidTr="00BB757D">
        <w:trPr>
          <w:trHeight w:val="662"/>
          <w:jc w:val="center"/>
        </w:trPr>
        <w:tc>
          <w:tcPr>
            <w:tcW w:w="1194" w:type="dxa"/>
            <w:shd w:val="clear" w:color="auto" w:fill="C9C9C9" w:themeFill="accent3" w:themeFillTint="99"/>
            <w:vAlign w:val="center"/>
          </w:tcPr>
          <w:p w14:paraId="376AF5D9"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Function</w:t>
            </w:r>
          </w:p>
        </w:tc>
        <w:tc>
          <w:tcPr>
            <w:tcW w:w="7637" w:type="dxa"/>
            <w:gridSpan w:val="3"/>
            <w:vAlign w:val="center"/>
          </w:tcPr>
          <w:p w14:paraId="1D665914" w14:textId="6CC162C2" w:rsidR="00FC324E" w:rsidRPr="006E199A" w:rsidRDefault="009947A5" w:rsidP="00E46EB6">
            <w:pPr>
              <w:spacing w:after="120"/>
              <w:rPr>
                <w:rFonts w:asciiTheme="majorHAnsi" w:hAnsiTheme="majorHAnsi" w:cstheme="majorHAnsi"/>
              </w:rPr>
            </w:pPr>
            <w:r w:rsidRPr="006E199A">
              <w:rPr>
                <w:rFonts w:asciiTheme="majorHAnsi" w:hAnsiTheme="majorHAnsi" w:cstheme="majorHAnsi"/>
              </w:rPr>
              <w:t>Merge</w:t>
            </w:r>
            <w:r w:rsidR="00472033" w:rsidRPr="006E199A">
              <w:rPr>
                <w:rFonts w:asciiTheme="majorHAnsi" w:hAnsiTheme="majorHAnsi" w:cstheme="majorHAnsi"/>
              </w:rPr>
              <w:t>PointCloudN</w:t>
            </w:r>
          </w:p>
        </w:tc>
      </w:tr>
      <w:tr w:rsidR="00FC324E" w:rsidRPr="006E199A" w14:paraId="759F7584" w14:textId="77777777" w:rsidTr="00BB757D">
        <w:trPr>
          <w:trHeight w:val="662"/>
          <w:jc w:val="center"/>
        </w:trPr>
        <w:tc>
          <w:tcPr>
            <w:tcW w:w="1194" w:type="dxa"/>
            <w:shd w:val="clear" w:color="auto" w:fill="C9C9C9" w:themeFill="accent3" w:themeFillTint="99"/>
            <w:vAlign w:val="center"/>
          </w:tcPr>
          <w:p w14:paraId="54F7408B"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Overview</w:t>
            </w:r>
          </w:p>
        </w:tc>
        <w:tc>
          <w:tcPr>
            <w:tcW w:w="7637" w:type="dxa"/>
            <w:gridSpan w:val="3"/>
            <w:vAlign w:val="center"/>
          </w:tcPr>
          <w:p w14:paraId="2C73E831" w14:textId="42EC6920" w:rsidR="00FC324E" w:rsidRPr="006E199A" w:rsidRDefault="00FC324E" w:rsidP="00FC324E">
            <w:pPr>
              <w:spacing w:after="120"/>
              <w:rPr>
                <w:rFonts w:asciiTheme="majorHAnsi" w:hAnsiTheme="majorHAnsi" w:cstheme="majorHAnsi"/>
                <w:lang w:eastAsia="ja-JP"/>
              </w:rPr>
            </w:pPr>
            <w:r w:rsidRPr="006E199A">
              <w:rPr>
                <w:rFonts w:asciiTheme="majorHAnsi" w:hAnsiTheme="majorHAnsi" w:cstheme="majorHAnsi"/>
              </w:rPr>
              <w:t>Merge set of point clouds using ICP (Iterative Closest Point) algorithm</w:t>
            </w:r>
          </w:p>
        </w:tc>
      </w:tr>
      <w:tr w:rsidR="00FC324E" w:rsidRPr="006E199A" w14:paraId="51D78628" w14:textId="77777777" w:rsidTr="00BB757D">
        <w:trPr>
          <w:trHeight w:val="662"/>
          <w:jc w:val="center"/>
        </w:trPr>
        <w:tc>
          <w:tcPr>
            <w:tcW w:w="1194" w:type="dxa"/>
            <w:shd w:val="clear" w:color="auto" w:fill="C9C9C9" w:themeFill="accent3" w:themeFillTint="99"/>
            <w:vAlign w:val="center"/>
          </w:tcPr>
          <w:p w14:paraId="016C415E"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Prototype</w:t>
            </w:r>
          </w:p>
        </w:tc>
        <w:tc>
          <w:tcPr>
            <w:tcW w:w="7637" w:type="dxa"/>
            <w:gridSpan w:val="3"/>
            <w:vAlign w:val="center"/>
          </w:tcPr>
          <w:p w14:paraId="311462BB" w14:textId="7F653FB7" w:rsidR="00FC324E" w:rsidRPr="006E199A" w:rsidRDefault="009601A8" w:rsidP="00E46EB6">
            <w:pPr>
              <w:spacing w:after="120"/>
              <w:rPr>
                <w:rFonts w:asciiTheme="majorHAnsi" w:hAnsiTheme="majorHAnsi" w:cstheme="majorHAnsi"/>
              </w:rPr>
            </w:pPr>
            <w:r w:rsidRPr="006E199A">
              <w:rPr>
                <w:rFonts w:asciiTheme="majorHAnsi" w:hAnsiTheme="majorHAnsi" w:cstheme="majorHAnsi"/>
              </w:rPr>
              <w:t>Merge</w:t>
            </w:r>
            <w:r w:rsidR="00472033" w:rsidRPr="006E199A">
              <w:rPr>
                <w:rFonts w:asciiTheme="majorHAnsi" w:hAnsiTheme="majorHAnsi" w:cstheme="majorHAnsi"/>
              </w:rPr>
              <w:t>PointCloudN</w:t>
            </w:r>
            <w:r w:rsidR="00FC324E" w:rsidRPr="006E199A">
              <w:rPr>
                <w:rFonts w:asciiTheme="majorHAnsi" w:hAnsiTheme="majorHAnsi" w:cstheme="majorHAnsi"/>
              </w:rPr>
              <w:t>(</w:t>
            </w:r>
          </w:p>
          <w:p w14:paraId="39AFC9B0" w14:textId="030F244E" w:rsidR="00FC324E" w:rsidRPr="006E199A" w:rsidRDefault="004E7B86" w:rsidP="00E46EB6">
            <w:pPr>
              <w:spacing w:after="120"/>
              <w:ind w:firstLineChars="150" w:firstLine="330"/>
              <w:rPr>
                <w:rFonts w:asciiTheme="majorHAnsi" w:hAnsiTheme="majorHAnsi" w:cstheme="majorHAnsi"/>
              </w:rPr>
            </w:pPr>
            <w:r w:rsidRPr="006E199A">
              <w:rPr>
                <w:rFonts w:asciiTheme="majorHAnsi" w:hAnsiTheme="majorHAnsi" w:cstheme="majorHAnsi"/>
              </w:rPr>
              <w:t>Std::vector&lt;TFL::TFL_PointCloud</w:t>
            </w:r>
            <w:r w:rsidR="00D44748" w:rsidRPr="006E199A">
              <w:rPr>
                <w:rFonts w:asciiTheme="majorHAnsi" w:hAnsiTheme="majorHAnsi" w:cstheme="majorHAnsi"/>
              </w:rPr>
              <w:t xml:space="preserve"> &amp;vector</w:t>
            </w:r>
            <w:r w:rsidRPr="006E199A">
              <w:rPr>
                <w:rFonts w:asciiTheme="majorHAnsi" w:hAnsiTheme="majorHAnsi" w:cstheme="majorHAnsi"/>
              </w:rPr>
              <w:t>&gt;</w:t>
            </w:r>
            <w:r w:rsidR="00FC324E" w:rsidRPr="006E199A">
              <w:rPr>
                <w:rFonts w:asciiTheme="majorHAnsi" w:hAnsiTheme="majorHAnsi" w:cstheme="majorHAnsi"/>
              </w:rPr>
              <w:t>,</w:t>
            </w:r>
          </w:p>
          <w:p w14:paraId="76F0738A" w14:textId="62EFE75D" w:rsidR="005A4626" w:rsidRPr="006E199A" w:rsidRDefault="005A4626" w:rsidP="00E46EB6">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962" w:author="相馬 健二" w:date="2020-09-08T11:06:00Z">
              <w:r w:rsidRPr="006E199A" w:rsidDel="002E5455">
                <w:rPr>
                  <w:rFonts w:asciiTheme="majorHAnsi" w:hAnsiTheme="majorHAnsi" w:cstheme="majorHAnsi"/>
                </w:rPr>
                <w:delText>pre_processing_voxel_size</w:delText>
              </w:r>
            </w:del>
            <w:ins w:id="963" w:author="相馬 健二" w:date="2020-09-08T11:06:00Z">
              <w:r w:rsidR="002E5455" w:rsidRPr="006E199A">
                <w:rPr>
                  <w:rFonts w:asciiTheme="majorHAnsi" w:hAnsiTheme="majorHAnsi" w:cstheme="majorHAnsi"/>
                </w:rPr>
                <w:t>SizeVoxel_preprocess</w:t>
              </w:r>
            </w:ins>
            <w:r w:rsidRPr="006E199A">
              <w:rPr>
                <w:rFonts w:asciiTheme="majorHAnsi" w:hAnsiTheme="majorHAnsi" w:cstheme="majorHAnsi"/>
              </w:rPr>
              <w:t>,</w:t>
            </w:r>
          </w:p>
          <w:p w14:paraId="36DE7A81" w14:textId="2CEE9AEA" w:rsidR="00262296" w:rsidRPr="006E199A" w:rsidRDefault="00FC324E" w:rsidP="00E46EB6">
            <w:pPr>
              <w:spacing w:after="120"/>
              <w:ind w:firstLineChars="150" w:firstLine="330"/>
              <w:rPr>
                <w:rFonts w:asciiTheme="majorHAnsi" w:hAnsiTheme="majorHAnsi" w:cstheme="majorHAnsi"/>
              </w:rPr>
            </w:pPr>
            <w:r w:rsidRPr="006E199A">
              <w:rPr>
                <w:rFonts w:asciiTheme="majorHAnsi" w:hAnsiTheme="majorHAnsi" w:cstheme="majorHAnsi"/>
              </w:rPr>
              <w:t xml:space="preserve">float </w:t>
            </w:r>
            <w:del w:id="964" w:author="相馬 健二" w:date="2020-09-08T11:06:00Z">
              <w:r w:rsidRPr="006E199A" w:rsidDel="002E5455">
                <w:rPr>
                  <w:rFonts w:asciiTheme="majorHAnsi" w:hAnsiTheme="majorHAnsi" w:cstheme="majorHAnsi"/>
                </w:rPr>
                <w:delText>voxel_size</w:delText>
              </w:r>
            </w:del>
            <w:ins w:id="965" w:author="相馬 健二" w:date="2020-09-08T11:06:00Z">
              <w:r w:rsidR="002E5455" w:rsidRPr="006E199A">
                <w:rPr>
                  <w:rFonts w:asciiTheme="majorHAnsi" w:hAnsiTheme="majorHAnsi" w:cstheme="majorHAnsi"/>
                </w:rPr>
                <w:t>SizeVoxel_postprocess</w:t>
              </w:r>
            </w:ins>
            <w:r w:rsidR="00262296" w:rsidRPr="006E199A">
              <w:rPr>
                <w:rFonts w:asciiTheme="majorHAnsi" w:hAnsiTheme="majorHAnsi" w:cstheme="majorHAnsi"/>
              </w:rPr>
              <w:t>,</w:t>
            </w:r>
          </w:p>
          <w:p w14:paraId="27D92E72" w14:textId="2E899D87" w:rsidR="00FC324E" w:rsidRPr="006E199A" w:rsidRDefault="00262296" w:rsidP="00E46EB6">
            <w:pPr>
              <w:spacing w:after="120"/>
              <w:ind w:firstLineChars="150" w:firstLine="330"/>
              <w:rPr>
                <w:rFonts w:asciiTheme="majorHAnsi" w:hAnsiTheme="majorHAnsi" w:cstheme="majorHAnsi"/>
              </w:rPr>
            </w:pPr>
            <w:r w:rsidRPr="006E199A">
              <w:rPr>
                <w:rFonts w:asciiTheme="majorHAnsi" w:hAnsiTheme="majorHAnsi" w:cstheme="majorHAnsi"/>
              </w:rPr>
              <w:t>const TFL::TFL_PointCloud</w:t>
            </w:r>
            <w:r w:rsidR="00E579DB" w:rsidRPr="006E199A">
              <w:rPr>
                <w:rFonts w:asciiTheme="majorHAnsi" w:hAnsiTheme="majorHAnsi" w:cstheme="majorHAnsi"/>
              </w:rPr>
              <w:t xml:space="preserve"> &amp;result</w:t>
            </w:r>
            <w:r w:rsidR="00FC324E" w:rsidRPr="006E199A">
              <w:rPr>
                <w:rFonts w:asciiTheme="majorHAnsi" w:hAnsiTheme="majorHAnsi" w:cstheme="majorHAnsi"/>
              </w:rPr>
              <w:t>)</w:t>
            </w:r>
          </w:p>
        </w:tc>
      </w:tr>
      <w:tr w:rsidR="00FC324E" w:rsidRPr="006E199A" w14:paraId="505B39B9" w14:textId="77777777" w:rsidTr="00BB757D">
        <w:trPr>
          <w:trHeight w:val="662"/>
          <w:jc w:val="center"/>
        </w:trPr>
        <w:tc>
          <w:tcPr>
            <w:tcW w:w="1194" w:type="dxa"/>
            <w:shd w:val="clear" w:color="auto" w:fill="C9C9C9" w:themeFill="accent3" w:themeFillTint="99"/>
            <w:vAlign w:val="center"/>
          </w:tcPr>
          <w:p w14:paraId="544295F4" w14:textId="100E7970"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Return</w:t>
            </w:r>
          </w:p>
        </w:tc>
        <w:tc>
          <w:tcPr>
            <w:tcW w:w="7637" w:type="dxa"/>
            <w:gridSpan w:val="3"/>
            <w:vAlign w:val="center"/>
          </w:tcPr>
          <w:p w14:paraId="197FA149" w14:textId="4298DD13" w:rsidR="00FC324E" w:rsidRPr="006E199A" w:rsidRDefault="00472033" w:rsidP="00E46EB6">
            <w:pPr>
              <w:spacing w:after="120"/>
              <w:rPr>
                <w:rFonts w:asciiTheme="majorHAnsi" w:hAnsiTheme="majorHAnsi" w:cstheme="majorHAnsi"/>
              </w:rPr>
            </w:pPr>
            <w:r w:rsidRPr="006E199A">
              <w:rPr>
                <w:rFonts w:asciiTheme="majorHAnsi" w:hAnsiTheme="majorHAnsi" w:cstheme="majorHAnsi"/>
              </w:rPr>
              <w:t xml:space="preserve"> enum TFL::TFL_Result</w:t>
            </w:r>
          </w:p>
        </w:tc>
      </w:tr>
      <w:tr w:rsidR="00FC324E" w:rsidRPr="006E199A" w14:paraId="2E1EC3F3" w14:textId="77777777" w:rsidTr="00BB757D">
        <w:trPr>
          <w:trHeight w:val="662"/>
          <w:jc w:val="center"/>
        </w:trPr>
        <w:tc>
          <w:tcPr>
            <w:tcW w:w="1194" w:type="dxa"/>
            <w:tcBorders>
              <w:tl2br w:val="single" w:sz="4" w:space="0" w:color="auto"/>
            </w:tcBorders>
            <w:shd w:val="clear" w:color="auto" w:fill="C9C9C9" w:themeFill="accent3" w:themeFillTint="99"/>
            <w:vAlign w:val="center"/>
          </w:tcPr>
          <w:p w14:paraId="56C23DA1" w14:textId="77777777" w:rsidR="00FC324E" w:rsidRPr="006E199A" w:rsidRDefault="00FC324E" w:rsidP="00E46EB6">
            <w:pPr>
              <w:spacing w:after="120"/>
              <w:rPr>
                <w:rFonts w:asciiTheme="majorHAnsi" w:hAnsiTheme="majorHAnsi" w:cstheme="majorHAnsi"/>
              </w:rPr>
            </w:pPr>
          </w:p>
        </w:tc>
        <w:tc>
          <w:tcPr>
            <w:tcW w:w="2093" w:type="dxa"/>
            <w:shd w:val="clear" w:color="auto" w:fill="C9C9C9" w:themeFill="accent3" w:themeFillTint="99"/>
            <w:vAlign w:val="center"/>
          </w:tcPr>
          <w:p w14:paraId="74C33801"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Name</w:t>
            </w:r>
          </w:p>
        </w:tc>
        <w:tc>
          <w:tcPr>
            <w:tcW w:w="835" w:type="dxa"/>
            <w:shd w:val="clear" w:color="auto" w:fill="C9C9C9" w:themeFill="accent3" w:themeFillTint="99"/>
            <w:vAlign w:val="center"/>
          </w:tcPr>
          <w:p w14:paraId="00487B7F"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I/O</w:t>
            </w:r>
          </w:p>
        </w:tc>
        <w:tc>
          <w:tcPr>
            <w:tcW w:w="4709" w:type="dxa"/>
            <w:shd w:val="clear" w:color="auto" w:fill="C9C9C9" w:themeFill="accent3" w:themeFillTint="99"/>
            <w:vAlign w:val="center"/>
          </w:tcPr>
          <w:p w14:paraId="77B677CC" w14:textId="77777777" w:rsidR="00FC324E" w:rsidRPr="006E199A" w:rsidRDefault="00FC324E" w:rsidP="00E46EB6">
            <w:pPr>
              <w:spacing w:after="120"/>
              <w:rPr>
                <w:rFonts w:asciiTheme="majorHAnsi" w:hAnsiTheme="majorHAnsi" w:cstheme="majorHAnsi"/>
              </w:rPr>
            </w:pPr>
            <w:r w:rsidRPr="006E199A">
              <w:rPr>
                <w:rFonts w:asciiTheme="majorHAnsi" w:hAnsiTheme="majorHAnsi" w:cstheme="majorHAnsi"/>
              </w:rPr>
              <w:t>Contents</w:t>
            </w:r>
          </w:p>
        </w:tc>
      </w:tr>
      <w:tr w:rsidR="00E579DB" w:rsidRPr="006E199A" w14:paraId="29B9A39C" w14:textId="77777777" w:rsidTr="00BB757D">
        <w:trPr>
          <w:trHeight w:val="662"/>
          <w:jc w:val="center"/>
        </w:trPr>
        <w:tc>
          <w:tcPr>
            <w:tcW w:w="1194" w:type="dxa"/>
            <w:vMerge w:val="restart"/>
            <w:shd w:val="clear" w:color="auto" w:fill="C9C9C9" w:themeFill="accent3" w:themeFillTint="99"/>
            <w:vAlign w:val="center"/>
          </w:tcPr>
          <w:p w14:paraId="6D500649" w14:textId="77777777"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Argument</w:t>
            </w:r>
          </w:p>
        </w:tc>
        <w:tc>
          <w:tcPr>
            <w:tcW w:w="2093" w:type="dxa"/>
            <w:vAlign w:val="center"/>
          </w:tcPr>
          <w:p w14:paraId="320E0386" w14:textId="2EE1B8EF" w:rsidR="00E579DB" w:rsidRPr="006E199A" w:rsidRDefault="00E579DB" w:rsidP="00E46EB6">
            <w:pPr>
              <w:spacing w:after="120"/>
              <w:rPr>
                <w:rFonts w:asciiTheme="majorHAnsi" w:hAnsiTheme="majorHAnsi" w:cstheme="majorHAnsi"/>
                <w:i/>
              </w:rPr>
            </w:pPr>
            <w:r w:rsidRPr="006E199A">
              <w:rPr>
                <w:rFonts w:asciiTheme="majorHAnsi" w:hAnsiTheme="majorHAnsi" w:cstheme="majorHAnsi"/>
                <w:i/>
              </w:rPr>
              <w:t>&amp;vector</w:t>
            </w:r>
          </w:p>
        </w:tc>
        <w:tc>
          <w:tcPr>
            <w:tcW w:w="835" w:type="dxa"/>
            <w:vAlign w:val="center"/>
          </w:tcPr>
          <w:p w14:paraId="5EA9FFD3" w14:textId="2275B445"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3AC81AD1" w14:textId="45C5D0FD"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Set of Point Cloud data</w:t>
            </w:r>
          </w:p>
        </w:tc>
      </w:tr>
      <w:tr w:rsidR="00E579DB" w:rsidRPr="006E199A" w14:paraId="648B2AB4" w14:textId="77777777" w:rsidTr="00BB757D">
        <w:trPr>
          <w:trHeight w:val="662"/>
          <w:jc w:val="center"/>
        </w:trPr>
        <w:tc>
          <w:tcPr>
            <w:tcW w:w="1194" w:type="dxa"/>
            <w:vMerge/>
            <w:shd w:val="clear" w:color="auto" w:fill="C9C9C9" w:themeFill="accent3" w:themeFillTint="99"/>
            <w:vAlign w:val="center"/>
          </w:tcPr>
          <w:p w14:paraId="36493C6F" w14:textId="77777777" w:rsidR="00E579DB" w:rsidRPr="006E199A" w:rsidRDefault="00E579DB" w:rsidP="00E46EB6">
            <w:pPr>
              <w:spacing w:after="120"/>
              <w:rPr>
                <w:rFonts w:asciiTheme="majorHAnsi" w:hAnsiTheme="majorHAnsi" w:cstheme="majorHAnsi"/>
              </w:rPr>
            </w:pPr>
          </w:p>
        </w:tc>
        <w:tc>
          <w:tcPr>
            <w:tcW w:w="2093" w:type="dxa"/>
            <w:vAlign w:val="center"/>
          </w:tcPr>
          <w:p w14:paraId="32A04A7D" w14:textId="21DE8852" w:rsidR="00E579DB" w:rsidRPr="006E199A" w:rsidRDefault="00E579DB" w:rsidP="00E46EB6">
            <w:pPr>
              <w:spacing w:after="120"/>
              <w:rPr>
                <w:rFonts w:asciiTheme="majorHAnsi" w:hAnsiTheme="majorHAnsi" w:cstheme="majorHAnsi"/>
                <w:i/>
              </w:rPr>
            </w:pPr>
            <w:del w:id="966" w:author="相馬 健二" w:date="2020-09-08T11:07:00Z">
              <w:r w:rsidRPr="006E199A" w:rsidDel="002E5455">
                <w:rPr>
                  <w:rFonts w:asciiTheme="majorHAnsi" w:hAnsiTheme="majorHAnsi" w:cstheme="majorHAnsi"/>
                  <w:i/>
                </w:rPr>
                <w:delText>pre_processing_voxel_size</w:delText>
              </w:r>
            </w:del>
            <w:ins w:id="967" w:author="相馬 健二" w:date="2020-09-08T11:07:00Z">
              <w:r w:rsidR="002E5455" w:rsidRPr="006E199A">
                <w:rPr>
                  <w:rFonts w:asciiTheme="majorHAnsi" w:hAnsiTheme="majorHAnsi" w:cstheme="majorHAnsi"/>
                </w:rPr>
                <w:t>SizeVoxel_preprocess</w:t>
              </w:r>
            </w:ins>
          </w:p>
        </w:tc>
        <w:tc>
          <w:tcPr>
            <w:tcW w:w="835" w:type="dxa"/>
            <w:vAlign w:val="center"/>
          </w:tcPr>
          <w:p w14:paraId="4A5660EC" w14:textId="7FCEB08C" w:rsidR="00E579DB" w:rsidRPr="006E199A" w:rsidRDefault="00E579DB" w:rsidP="00E46EB6">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6ED10A75" w14:textId="76F97506"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Voxel Grid edge size for pre-processing (meter)</w:t>
            </w:r>
          </w:p>
        </w:tc>
      </w:tr>
      <w:tr w:rsidR="00E579DB" w:rsidRPr="006E199A" w14:paraId="6FDA3C42" w14:textId="77777777" w:rsidTr="00BB757D">
        <w:trPr>
          <w:trHeight w:val="662"/>
          <w:jc w:val="center"/>
        </w:trPr>
        <w:tc>
          <w:tcPr>
            <w:tcW w:w="1194" w:type="dxa"/>
            <w:vMerge/>
            <w:shd w:val="clear" w:color="auto" w:fill="C9C9C9" w:themeFill="accent3" w:themeFillTint="99"/>
            <w:vAlign w:val="center"/>
          </w:tcPr>
          <w:p w14:paraId="22552A9A" w14:textId="77777777" w:rsidR="00E579DB" w:rsidRPr="006E199A" w:rsidRDefault="00E579DB" w:rsidP="009947A5">
            <w:pPr>
              <w:spacing w:after="120"/>
              <w:rPr>
                <w:rFonts w:asciiTheme="majorHAnsi" w:hAnsiTheme="majorHAnsi" w:cstheme="majorHAnsi"/>
              </w:rPr>
            </w:pPr>
          </w:p>
        </w:tc>
        <w:tc>
          <w:tcPr>
            <w:tcW w:w="2093" w:type="dxa"/>
            <w:vAlign w:val="center"/>
          </w:tcPr>
          <w:p w14:paraId="38501BB4" w14:textId="27267AD2" w:rsidR="00E579DB" w:rsidRPr="006E199A" w:rsidRDefault="00E579DB" w:rsidP="009947A5">
            <w:pPr>
              <w:spacing w:after="120"/>
              <w:rPr>
                <w:rFonts w:asciiTheme="majorHAnsi" w:hAnsiTheme="majorHAnsi" w:cstheme="majorHAnsi"/>
                <w:i/>
              </w:rPr>
            </w:pPr>
            <w:del w:id="968" w:author="相馬 健二" w:date="2020-09-08T11:07:00Z">
              <w:r w:rsidRPr="006E199A" w:rsidDel="002E5455">
                <w:rPr>
                  <w:rFonts w:asciiTheme="majorHAnsi" w:hAnsiTheme="majorHAnsi" w:cstheme="majorHAnsi"/>
                  <w:i/>
                </w:rPr>
                <w:delText>voxel_size</w:delText>
              </w:r>
            </w:del>
            <w:ins w:id="969" w:author="相馬 健二" w:date="2020-09-08T11:07:00Z">
              <w:r w:rsidR="002E5455" w:rsidRPr="006E199A">
                <w:rPr>
                  <w:rFonts w:asciiTheme="majorHAnsi" w:hAnsiTheme="majorHAnsi" w:cstheme="majorHAnsi"/>
                </w:rPr>
                <w:t>SizeVoxel_postprocess</w:t>
              </w:r>
            </w:ins>
          </w:p>
        </w:tc>
        <w:tc>
          <w:tcPr>
            <w:tcW w:w="835" w:type="dxa"/>
            <w:vAlign w:val="center"/>
          </w:tcPr>
          <w:p w14:paraId="7443A659" w14:textId="42A19DEC" w:rsidR="00E579DB" w:rsidRPr="006E199A" w:rsidRDefault="00E579DB" w:rsidP="009947A5">
            <w:pPr>
              <w:spacing w:after="120"/>
              <w:rPr>
                <w:rFonts w:asciiTheme="majorHAnsi" w:hAnsiTheme="majorHAnsi" w:cstheme="majorHAnsi"/>
              </w:rPr>
            </w:pPr>
            <w:r w:rsidRPr="006E199A">
              <w:rPr>
                <w:rFonts w:asciiTheme="majorHAnsi" w:hAnsiTheme="majorHAnsi" w:cstheme="majorHAnsi"/>
              </w:rPr>
              <w:t>IN</w:t>
            </w:r>
          </w:p>
        </w:tc>
        <w:tc>
          <w:tcPr>
            <w:tcW w:w="4709" w:type="dxa"/>
            <w:vAlign w:val="center"/>
          </w:tcPr>
          <w:p w14:paraId="62519BFE" w14:textId="4D34419F" w:rsidR="00E579DB" w:rsidRPr="006E199A" w:rsidRDefault="00E579DB" w:rsidP="00B05ABC">
            <w:pPr>
              <w:spacing w:after="120"/>
              <w:jc w:val="both"/>
              <w:rPr>
                <w:rFonts w:asciiTheme="majorHAnsi" w:hAnsiTheme="majorHAnsi" w:cstheme="majorHAnsi"/>
              </w:rPr>
            </w:pPr>
            <w:r w:rsidRPr="006E199A">
              <w:rPr>
                <w:rFonts w:asciiTheme="majorHAnsi" w:hAnsiTheme="majorHAnsi" w:cstheme="majorHAnsi"/>
              </w:rPr>
              <w:t>Voxel Grid edge size (meter)</w:t>
            </w:r>
          </w:p>
        </w:tc>
      </w:tr>
      <w:tr w:rsidR="00E579DB" w:rsidRPr="006E199A" w14:paraId="72829367" w14:textId="77777777" w:rsidTr="00BB757D">
        <w:trPr>
          <w:trHeight w:val="662"/>
          <w:jc w:val="center"/>
        </w:trPr>
        <w:tc>
          <w:tcPr>
            <w:tcW w:w="1194" w:type="dxa"/>
            <w:vMerge/>
            <w:shd w:val="clear" w:color="auto" w:fill="C9C9C9" w:themeFill="accent3" w:themeFillTint="99"/>
            <w:vAlign w:val="center"/>
          </w:tcPr>
          <w:p w14:paraId="412FF663" w14:textId="77777777" w:rsidR="00E579DB" w:rsidRPr="006E199A" w:rsidRDefault="00E579DB" w:rsidP="009947A5">
            <w:pPr>
              <w:spacing w:after="120"/>
              <w:rPr>
                <w:rFonts w:asciiTheme="majorHAnsi" w:hAnsiTheme="majorHAnsi" w:cstheme="majorHAnsi"/>
              </w:rPr>
            </w:pPr>
          </w:p>
        </w:tc>
        <w:tc>
          <w:tcPr>
            <w:tcW w:w="2093" w:type="dxa"/>
            <w:vAlign w:val="center"/>
          </w:tcPr>
          <w:p w14:paraId="680BFD18" w14:textId="1929A31B" w:rsidR="00E579DB" w:rsidRPr="006E199A" w:rsidRDefault="002E5455" w:rsidP="009947A5">
            <w:pPr>
              <w:spacing w:after="120"/>
              <w:rPr>
                <w:rFonts w:asciiTheme="majorHAnsi" w:hAnsiTheme="majorHAnsi" w:cstheme="majorHAnsi"/>
                <w:i/>
              </w:rPr>
            </w:pPr>
            <w:r w:rsidRPr="006E199A">
              <w:rPr>
                <w:rFonts w:asciiTheme="majorHAnsi" w:hAnsiTheme="majorHAnsi" w:cstheme="majorHAnsi"/>
                <w:i/>
              </w:rPr>
              <w:t>R</w:t>
            </w:r>
            <w:r w:rsidR="00E579DB" w:rsidRPr="006E199A">
              <w:rPr>
                <w:rFonts w:asciiTheme="majorHAnsi" w:hAnsiTheme="majorHAnsi" w:cstheme="majorHAnsi"/>
                <w:i/>
              </w:rPr>
              <w:t>esult</w:t>
            </w:r>
          </w:p>
        </w:tc>
        <w:tc>
          <w:tcPr>
            <w:tcW w:w="835" w:type="dxa"/>
            <w:vAlign w:val="center"/>
          </w:tcPr>
          <w:p w14:paraId="2EF96659" w14:textId="759CA65F" w:rsidR="00E579DB" w:rsidRPr="006E199A" w:rsidRDefault="00E579DB" w:rsidP="009947A5">
            <w:pPr>
              <w:spacing w:after="120"/>
              <w:rPr>
                <w:rFonts w:asciiTheme="majorHAnsi" w:hAnsiTheme="majorHAnsi" w:cstheme="majorHAnsi"/>
              </w:rPr>
            </w:pPr>
            <w:r w:rsidRPr="006E199A">
              <w:rPr>
                <w:rFonts w:asciiTheme="majorHAnsi" w:hAnsiTheme="majorHAnsi" w:cstheme="majorHAnsi"/>
              </w:rPr>
              <w:t>OUT</w:t>
            </w:r>
          </w:p>
        </w:tc>
        <w:tc>
          <w:tcPr>
            <w:tcW w:w="4709" w:type="dxa"/>
            <w:vAlign w:val="center"/>
          </w:tcPr>
          <w:p w14:paraId="1C60C824" w14:textId="77777777" w:rsidR="00E579DB" w:rsidRPr="006E199A" w:rsidRDefault="00E579DB" w:rsidP="00E579DB">
            <w:pPr>
              <w:spacing w:after="120"/>
              <w:jc w:val="both"/>
              <w:rPr>
                <w:rFonts w:asciiTheme="majorHAnsi" w:hAnsiTheme="majorHAnsi" w:cstheme="majorHAnsi"/>
              </w:rPr>
            </w:pPr>
            <w:r w:rsidRPr="006E199A">
              <w:rPr>
                <w:rFonts w:asciiTheme="majorHAnsi" w:hAnsiTheme="majorHAnsi" w:cstheme="majorHAnsi"/>
              </w:rPr>
              <w:t>Point Cloud data</w:t>
            </w:r>
          </w:p>
          <w:p w14:paraId="30D83C00" w14:textId="43B8A739" w:rsidR="00E579DB" w:rsidRPr="006E199A" w:rsidRDefault="00E579DB" w:rsidP="00E579DB">
            <w:pPr>
              <w:spacing w:after="120"/>
              <w:jc w:val="both"/>
              <w:rPr>
                <w:rFonts w:asciiTheme="majorHAnsi" w:hAnsiTheme="majorHAnsi" w:cstheme="majorHAnsi"/>
              </w:rPr>
            </w:pPr>
            <w:r w:rsidRPr="006E199A">
              <w:rPr>
                <w:rFonts w:asciiTheme="majorHAnsi" w:hAnsiTheme="majorHAnsi" w:cstheme="majorHAnsi"/>
              </w:rPr>
              <w:t>Result of MergePointCloudN process</w:t>
            </w:r>
          </w:p>
        </w:tc>
      </w:tr>
      <w:tr w:rsidR="002C0C81" w:rsidRPr="006E199A" w14:paraId="43F1E0B2" w14:textId="77777777" w:rsidTr="00BB757D">
        <w:trPr>
          <w:trHeight w:val="662"/>
          <w:jc w:val="center"/>
        </w:trPr>
        <w:tc>
          <w:tcPr>
            <w:tcW w:w="1194" w:type="dxa"/>
            <w:shd w:val="clear" w:color="auto" w:fill="C9C9C9" w:themeFill="accent3" w:themeFillTint="99"/>
            <w:vAlign w:val="center"/>
          </w:tcPr>
          <w:p w14:paraId="54AC4B72" w14:textId="708FBD50" w:rsidR="002C0C81" w:rsidRPr="006E199A" w:rsidRDefault="002C0C81" w:rsidP="002C0C81">
            <w:pPr>
              <w:spacing w:after="120"/>
              <w:rPr>
                <w:rFonts w:asciiTheme="majorHAnsi" w:hAnsiTheme="majorHAnsi" w:cstheme="majorHAnsi"/>
              </w:rPr>
            </w:pPr>
            <w:r w:rsidRPr="006E199A">
              <w:rPr>
                <w:rFonts w:asciiTheme="majorHAnsi" w:hAnsiTheme="majorHAnsi" w:cstheme="majorHAnsi"/>
              </w:rPr>
              <w:t>Note</w:t>
            </w:r>
          </w:p>
        </w:tc>
        <w:tc>
          <w:tcPr>
            <w:tcW w:w="7637" w:type="dxa"/>
            <w:gridSpan w:val="3"/>
            <w:vAlign w:val="center"/>
          </w:tcPr>
          <w:p w14:paraId="30518F44" w14:textId="5E92981A" w:rsidR="002C0C81" w:rsidRPr="006E199A" w:rsidRDefault="002C0C81" w:rsidP="002C0C81">
            <w:pPr>
              <w:spacing w:after="120"/>
              <w:jc w:val="both"/>
              <w:rPr>
                <w:rFonts w:asciiTheme="majorHAnsi" w:hAnsiTheme="majorHAnsi" w:cstheme="majorHAnsi"/>
              </w:rPr>
            </w:pPr>
            <w:r w:rsidRPr="006E199A">
              <w:rPr>
                <w:rFonts w:asciiTheme="majorHAnsi" w:hAnsiTheme="majorHAnsi" w:cstheme="majorHAnsi"/>
              </w:rPr>
              <w:t xml:space="preserve">When </w:t>
            </w:r>
            <w:r w:rsidRPr="006E199A">
              <w:rPr>
                <w:rFonts w:asciiTheme="majorHAnsi" w:hAnsiTheme="majorHAnsi" w:cstheme="majorHAnsi"/>
                <w:i/>
              </w:rPr>
              <w:t>&amp;vector members (TFL_PointCloud)</w:t>
            </w:r>
            <w:r w:rsidRPr="006E199A">
              <w:rPr>
                <w:rFonts w:asciiTheme="majorHAnsi" w:hAnsiTheme="majorHAnsi" w:cstheme="majorHAnsi"/>
              </w:rPr>
              <w:t xml:space="preserve"> are NULL, the return value will be </w:t>
            </w:r>
            <w:r w:rsidRPr="006E199A">
              <w:rPr>
                <w:rFonts w:asciiTheme="majorHAnsi" w:hAnsiTheme="majorHAnsi" w:cstheme="majorHAnsi"/>
                <w:b/>
              </w:rPr>
              <w:t>TFL_Result::TFL_PARAM1</w:t>
            </w:r>
          </w:p>
        </w:tc>
      </w:tr>
    </w:tbl>
    <w:p w14:paraId="4286A6D3" w14:textId="7E07545A" w:rsidR="0050368F" w:rsidRPr="006E199A" w:rsidRDefault="0050368F" w:rsidP="00B05ABC">
      <w:pPr>
        <w:spacing w:after="120"/>
        <w:jc w:val="center"/>
        <w:rPr>
          <w:rFonts w:asciiTheme="majorHAnsi" w:hAnsiTheme="majorHAnsi" w:cstheme="majorHAnsi"/>
          <w:sz w:val="21"/>
          <w:szCs w:val="21"/>
        </w:rPr>
      </w:pPr>
      <w:r w:rsidRPr="006E199A">
        <w:rPr>
          <w:rFonts w:asciiTheme="majorHAnsi" w:hAnsiTheme="majorHAnsi" w:cstheme="majorHAnsi"/>
          <w:sz w:val="21"/>
          <w:szCs w:val="21"/>
        </w:rPr>
        <w:t xml:space="preserve">Table </w:t>
      </w:r>
      <w:r w:rsidR="00DD342B" w:rsidRPr="006E199A">
        <w:rPr>
          <w:rFonts w:asciiTheme="majorHAnsi" w:hAnsiTheme="majorHAnsi" w:cstheme="majorHAnsi"/>
          <w:sz w:val="21"/>
          <w:szCs w:val="21"/>
        </w:rPr>
        <w:t xml:space="preserve">16 </w:t>
      </w:r>
      <w:r w:rsidR="00401255" w:rsidRPr="006E199A">
        <w:rPr>
          <w:rFonts w:asciiTheme="majorHAnsi" w:hAnsiTheme="majorHAnsi" w:cstheme="majorHAnsi"/>
          <w:sz w:val="21"/>
          <w:szCs w:val="21"/>
        </w:rPr>
        <w:t>MergePointCloudN function</w:t>
      </w:r>
    </w:p>
    <w:p w14:paraId="39244599" w14:textId="77777777" w:rsidR="0050368F" w:rsidRPr="006E199A" w:rsidRDefault="0050368F" w:rsidP="00B05ABC">
      <w:pPr>
        <w:spacing w:after="120"/>
        <w:jc w:val="center"/>
        <w:rPr>
          <w:rFonts w:asciiTheme="majorHAnsi" w:hAnsiTheme="majorHAnsi" w:cstheme="majorHAnsi"/>
        </w:rPr>
      </w:pPr>
    </w:p>
    <w:p w14:paraId="2CE4E3A5" w14:textId="66811726" w:rsidR="0050368F" w:rsidRPr="001B7A32" w:rsidRDefault="0050368F">
      <w:pPr>
        <w:pStyle w:val="Heading3"/>
        <w:rPr>
          <w:rPrChange w:id="970" w:author="Trần Văn Quang Huy" w:date="2020-10-08T16:43:00Z">
            <w:rPr>
              <w:rFonts w:cstheme="majorHAnsi"/>
              <w:noProof/>
            </w:rPr>
          </w:rPrChange>
        </w:rPr>
        <w:pPrChange w:id="971" w:author="Trần Văn Quang Huy" w:date="2020-10-08T16:43:00Z">
          <w:pPr>
            <w:pStyle w:val="Heading3"/>
            <w:spacing w:before="0" w:afterLines="120" w:after="288"/>
          </w:pPr>
        </w:pPrChange>
      </w:pPr>
      <w:bookmarkStart w:id="972" w:name="_Toc50556394"/>
      <w:r w:rsidRPr="006E199A">
        <w:lastRenderedPageBreak/>
        <w:t>2.</w:t>
      </w:r>
      <w:r w:rsidR="00DD342B" w:rsidRPr="006E199A">
        <w:t>12</w:t>
      </w:r>
      <w:r w:rsidR="009601A8" w:rsidRPr="006E199A">
        <w:t>.1. Merge</w:t>
      </w:r>
      <w:r w:rsidR="00472033" w:rsidRPr="006E199A">
        <w:t>PointCloudN</w:t>
      </w:r>
      <w:r w:rsidRPr="006E199A">
        <w:t xml:space="preserve"> function block diagram</w:t>
      </w:r>
      <w:bookmarkEnd w:id="972"/>
    </w:p>
    <w:p w14:paraId="1310C29C" w14:textId="1358C354" w:rsidR="004666F5" w:rsidRPr="006E199A" w:rsidRDefault="004666F5" w:rsidP="00B05ABC">
      <w:pPr>
        <w:spacing w:after="120"/>
        <w:jc w:val="center"/>
        <w:rPr>
          <w:rFonts w:asciiTheme="majorHAnsi" w:hAnsiTheme="majorHAnsi" w:cstheme="majorHAnsi"/>
        </w:rPr>
      </w:pPr>
      <w:r w:rsidRPr="00425FA8">
        <w:rPr>
          <w:rFonts w:asciiTheme="majorHAnsi" w:hAnsiTheme="majorHAnsi" w:cstheme="majorHAnsi"/>
          <w:noProof/>
        </w:rPr>
        <w:drawing>
          <wp:inline distT="0" distB="0" distL="0" distR="0" wp14:anchorId="4F4A3BBD" wp14:editId="2BC673F0">
            <wp:extent cx="3795623" cy="309789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5275" cy="3122100"/>
                    </a:xfrm>
                    <a:prstGeom prst="rect">
                      <a:avLst/>
                    </a:prstGeom>
                  </pic:spPr>
                </pic:pic>
              </a:graphicData>
            </a:graphic>
          </wp:inline>
        </w:drawing>
      </w:r>
    </w:p>
    <w:p w14:paraId="78FAA220" w14:textId="0E750DDE" w:rsidR="0050368F" w:rsidRPr="006E199A" w:rsidRDefault="0050368F" w:rsidP="00B05ABC">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C11348" w:rsidRPr="006E199A">
        <w:rPr>
          <w:rFonts w:asciiTheme="majorHAnsi" w:hAnsiTheme="majorHAnsi" w:cstheme="majorHAnsi"/>
          <w:b w:val="0"/>
        </w:rPr>
        <w:t xml:space="preserve">5 </w:t>
      </w:r>
      <w:r w:rsidR="001671E2" w:rsidRPr="006E199A">
        <w:rPr>
          <w:rFonts w:asciiTheme="majorHAnsi" w:hAnsiTheme="majorHAnsi" w:cstheme="majorHAnsi"/>
          <w:b w:val="0"/>
        </w:rPr>
        <w:t>Merge</w:t>
      </w:r>
      <w:r w:rsidR="00F72D3B" w:rsidRPr="006E199A">
        <w:rPr>
          <w:rFonts w:asciiTheme="majorHAnsi" w:hAnsiTheme="majorHAnsi" w:cstheme="majorHAnsi"/>
          <w:b w:val="0"/>
        </w:rPr>
        <w:t>PointCloudN</w:t>
      </w:r>
      <w:r w:rsidRPr="006E199A">
        <w:rPr>
          <w:rFonts w:asciiTheme="majorHAnsi" w:hAnsiTheme="majorHAnsi" w:cstheme="majorHAnsi"/>
          <w:b w:val="0"/>
        </w:rPr>
        <w:t xml:space="preserve"> block diagram</w:t>
      </w:r>
    </w:p>
    <w:p w14:paraId="0ED26B8A" w14:textId="77777777" w:rsidR="0050368F" w:rsidRPr="006E199A" w:rsidRDefault="0050368F" w:rsidP="00B05ABC">
      <w:pPr>
        <w:pStyle w:val="Caption"/>
        <w:rPr>
          <w:rFonts w:asciiTheme="majorHAnsi" w:hAnsiTheme="majorHAnsi" w:cstheme="majorHAnsi"/>
        </w:rPr>
      </w:pPr>
    </w:p>
    <w:p w14:paraId="6566E048" w14:textId="3B8F9FE5" w:rsidR="0050368F" w:rsidRPr="006E199A" w:rsidRDefault="0050368F">
      <w:pPr>
        <w:pStyle w:val="Heading3"/>
        <w:pPrChange w:id="973" w:author="Trần Văn Quang Huy" w:date="2020-10-08T16:43:00Z">
          <w:pPr>
            <w:pStyle w:val="Caption"/>
            <w:spacing w:afterLines="120" w:after="288"/>
            <w:outlineLvl w:val="2"/>
          </w:pPr>
        </w:pPrChange>
      </w:pPr>
      <w:bookmarkStart w:id="974" w:name="_Toc50556395"/>
      <w:r w:rsidRPr="006E199A">
        <w:t>2.</w:t>
      </w:r>
      <w:r w:rsidR="00DD342B" w:rsidRPr="006E199A">
        <w:t>12</w:t>
      </w:r>
      <w:r w:rsidRPr="006E199A">
        <w:t xml:space="preserve">.2 </w:t>
      </w:r>
      <w:r w:rsidR="009601A8" w:rsidRPr="006E199A">
        <w:t>Merge</w:t>
      </w:r>
      <w:r w:rsidR="00F72D3B" w:rsidRPr="006E199A">
        <w:t>PointCloudN</w:t>
      </w:r>
      <w:r w:rsidRPr="006E199A">
        <w:t xml:space="preserve"> block diagram </w:t>
      </w:r>
      <w:r w:rsidR="006C5411" w:rsidRPr="006E199A">
        <w:t>explanation</w:t>
      </w:r>
      <w:bookmarkEnd w:id="974"/>
    </w:p>
    <w:tbl>
      <w:tblPr>
        <w:tblStyle w:val="TableGrid"/>
        <w:tblW w:w="0" w:type="auto"/>
        <w:jc w:val="center"/>
        <w:tblLook w:val="04A0" w:firstRow="1" w:lastRow="0" w:firstColumn="1" w:lastColumn="0" w:noHBand="0" w:noVBand="1"/>
      </w:tblPr>
      <w:tblGrid>
        <w:gridCol w:w="863"/>
        <w:gridCol w:w="2906"/>
        <w:gridCol w:w="5059"/>
      </w:tblGrid>
      <w:tr w:rsidR="0050368F" w:rsidRPr="006E199A" w14:paraId="668EBE00" w14:textId="77777777" w:rsidTr="00E46EB6">
        <w:trPr>
          <w:jc w:val="center"/>
        </w:trPr>
        <w:tc>
          <w:tcPr>
            <w:tcW w:w="863" w:type="dxa"/>
            <w:vAlign w:val="center"/>
          </w:tcPr>
          <w:p w14:paraId="1D2513F0"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No</w:t>
            </w:r>
          </w:p>
        </w:tc>
        <w:tc>
          <w:tcPr>
            <w:tcW w:w="2906" w:type="dxa"/>
            <w:vAlign w:val="center"/>
          </w:tcPr>
          <w:p w14:paraId="327AAA18"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Block</w:t>
            </w:r>
          </w:p>
        </w:tc>
        <w:tc>
          <w:tcPr>
            <w:tcW w:w="5059" w:type="dxa"/>
            <w:vAlign w:val="center"/>
          </w:tcPr>
          <w:p w14:paraId="26DC2546" w14:textId="77777777" w:rsidR="0050368F" w:rsidRPr="006E199A" w:rsidRDefault="0050368F" w:rsidP="00E46EB6">
            <w:pPr>
              <w:spacing w:after="120"/>
              <w:jc w:val="center"/>
              <w:rPr>
                <w:rFonts w:asciiTheme="majorHAnsi" w:hAnsiTheme="majorHAnsi" w:cstheme="majorHAnsi"/>
                <w:b/>
              </w:rPr>
            </w:pPr>
            <w:r w:rsidRPr="006E199A">
              <w:rPr>
                <w:rFonts w:asciiTheme="majorHAnsi" w:hAnsiTheme="majorHAnsi" w:cstheme="majorHAnsi"/>
                <w:b/>
              </w:rPr>
              <w:t>Explanation</w:t>
            </w:r>
          </w:p>
        </w:tc>
      </w:tr>
      <w:tr w:rsidR="0050368F" w:rsidRPr="006E199A" w14:paraId="722795CE" w14:textId="77777777" w:rsidTr="00E46EB6">
        <w:trPr>
          <w:jc w:val="center"/>
        </w:trPr>
        <w:tc>
          <w:tcPr>
            <w:tcW w:w="863" w:type="dxa"/>
            <w:vAlign w:val="center"/>
          </w:tcPr>
          <w:p w14:paraId="20D645D5" w14:textId="4B953CAB" w:rsidR="0050368F" w:rsidRPr="006E199A" w:rsidRDefault="0050368F" w:rsidP="00B05ABC">
            <w:pPr>
              <w:spacing w:after="120"/>
              <w:jc w:val="center"/>
              <w:rPr>
                <w:rFonts w:asciiTheme="majorHAnsi" w:hAnsiTheme="majorHAnsi" w:cstheme="majorHAnsi"/>
              </w:rPr>
            </w:pPr>
            <w:r w:rsidRPr="006E199A">
              <w:rPr>
                <w:rFonts w:asciiTheme="majorHAnsi" w:hAnsiTheme="majorHAnsi" w:cstheme="majorHAnsi"/>
              </w:rPr>
              <w:t>1</w:t>
            </w:r>
          </w:p>
        </w:tc>
        <w:tc>
          <w:tcPr>
            <w:tcW w:w="2906" w:type="dxa"/>
            <w:vAlign w:val="center"/>
          </w:tcPr>
          <w:p w14:paraId="5741AF2E" w14:textId="0C04CF89" w:rsidR="0050368F" w:rsidRPr="006E199A" w:rsidRDefault="0050368F" w:rsidP="00E46EB6">
            <w:pPr>
              <w:spacing w:after="120"/>
              <w:rPr>
                <w:rFonts w:asciiTheme="majorHAnsi" w:hAnsiTheme="majorHAnsi" w:cstheme="majorHAnsi"/>
              </w:rPr>
            </w:pPr>
            <w:r w:rsidRPr="006E199A">
              <w:rPr>
                <w:rFonts w:asciiTheme="majorHAnsi" w:hAnsiTheme="majorHAnsi" w:cstheme="majorHAnsi"/>
              </w:rPr>
              <w:t>Vector</w:t>
            </w:r>
          </w:p>
        </w:tc>
        <w:tc>
          <w:tcPr>
            <w:tcW w:w="5059" w:type="dxa"/>
            <w:vAlign w:val="center"/>
          </w:tcPr>
          <w:p w14:paraId="57C0DE27" w14:textId="77777777" w:rsidR="0050368F" w:rsidRPr="006E199A" w:rsidRDefault="0050368F" w:rsidP="00E46EB6">
            <w:pPr>
              <w:spacing w:after="120"/>
              <w:jc w:val="both"/>
              <w:rPr>
                <w:rFonts w:asciiTheme="majorHAnsi" w:hAnsiTheme="majorHAnsi" w:cstheme="majorHAnsi"/>
              </w:rPr>
            </w:pPr>
            <w:r w:rsidRPr="006E199A">
              <w:rPr>
                <w:rFonts w:asciiTheme="majorHAnsi" w:hAnsiTheme="majorHAnsi" w:cstheme="majorHAnsi"/>
              </w:rPr>
              <w:t>Set of point cloud data</w:t>
            </w:r>
          </w:p>
          <w:p w14:paraId="0DEA5766" w14:textId="5CFE483B" w:rsidR="00306B70" w:rsidRPr="006E199A" w:rsidRDefault="00306B70" w:rsidP="00E46EB6">
            <w:pPr>
              <w:spacing w:after="120"/>
              <w:jc w:val="both"/>
              <w:rPr>
                <w:rFonts w:asciiTheme="majorHAnsi" w:hAnsiTheme="majorHAnsi" w:cstheme="majorHAnsi"/>
                <w:b/>
              </w:rPr>
            </w:pPr>
            <w:r w:rsidRPr="006E199A">
              <w:rPr>
                <w:rFonts w:asciiTheme="majorHAnsi" w:hAnsiTheme="majorHAnsi" w:cstheme="majorHAnsi"/>
                <w:b/>
              </w:rPr>
              <w:t>Std::vector &lt;TFL::TFL_PointCloud&gt;</w:t>
            </w:r>
          </w:p>
        </w:tc>
      </w:tr>
      <w:tr w:rsidR="0050368F" w:rsidRPr="006E199A" w14:paraId="0B74AD15" w14:textId="77777777" w:rsidTr="00E46EB6">
        <w:trPr>
          <w:jc w:val="center"/>
        </w:trPr>
        <w:tc>
          <w:tcPr>
            <w:tcW w:w="863" w:type="dxa"/>
            <w:vAlign w:val="center"/>
          </w:tcPr>
          <w:p w14:paraId="73AAF10D" w14:textId="0810F5C2" w:rsidR="0050368F" w:rsidRPr="006E199A" w:rsidRDefault="00306B70" w:rsidP="00B05ABC">
            <w:pPr>
              <w:spacing w:after="120"/>
              <w:jc w:val="center"/>
              <w:rPr>
                <w:rFonts w:asciiTheme="majorHAnsi" w:hAnsiTheme="majorHAnsi" w:cstheme="majorHAnsi"/>
              </w:rPr>
            </w:pPr>
            <w:r w:rsidRPr="006E199A">
              <w:rPr>
                <w:rFonts w:asciiTheme="majorHAnsi" w:hAnsiTheme="majorHAnsi" w:cstheme="majorHAnsi"/>
              </w:rPr>
              <w:t>2</w:t>
            </w:r>
          </w:p>
        </w:tc>
        <w:tc>
          <w:tcPr>
            <w:tcW w:w="2906" w:type="dxa"/>
            <w:vAlign w:val="center"/>
          </w:tcPr>
          <w:p w14:paraId="7FEE6B3E" w14:textId="147F2A8E" w:rsidR="0050368F" w:rsidRPr="006E199A" w:rsidRDefault="00306B70" w:rsidP="00E46EB6">
            <w:pPr>
              <w:spacing w:after="120"/>
              <w:rPr>
                <w:rFonts w:asciiTheme="majorHAnsi" w:hAnsiTheme="majorHAnsi" w:cstheme="majorHAnsi"/>
              </w:rPr>
            </w:pPr>
            <w:r w:rsidRPr="006E199A">
              <w:rPr>
                <w:rFonts w:asciiTheme="majorHAnsi" w:hAnsiTheme="majorHAnsi" w:cstheme="majorHAnsi"/>
              </w:rPr>
              <w:t>at(0), at(1),… at(size – 1)</w:t>
            </w:r>
          </w:p>
        </w:tc>
        <w:tc>
          <w:tcPr>
            <w:tcW w:w="5059" w:type="dxa"/>
            <w:vAlign w:val="center"/>
          </w:tcPr>
          <w:p w14:paraId="6B1AD17E" w14:textId="3E041AA4" w:rsidR="0050368F" w:rsidRPr="006E199A" w:rsidRDefault="00306B70" w:rsidP="00E46EB6">
            <w:pPr>
              <w:spacing w:after="120"/>
              <w:jc w:val="both"/>
              <w:rPr>
                <w:rFonts w:asciiTheme="majorHAnsi" w:hAnsiTheme="majorHAnsi" w:cstheme="majorHAnsi"/>
              </w:rPr>
            </w:pPr>
            <w:r w:rsidRPr="006E199A">
              <w:rPr>
                <w:rFonts w:asciiTheme="majorHAnsi" w:hAnsiTheme="majorHAnsi" w:cstheme="majorHAnsi"/>
              </w:rPr>
              <w:t>Position of frames (Point cloud data) which stored in vector</w:t>
            </w:r>
          </w:p>
          <w:p w14:paraId="78951C89" w14:textId="7A36E48F" w:rsidR="00306B70" w:rsidRPr="006E199A" w:rsidRDefault="00306B70" w:rsidP="00E46EB6">
            <w:pPr>
              <w:spacing w:after="120"/>
              <w:jc w:val="both"/>
              <w:rPr>
                <w:rFonts w:asciiTheme="majorHAnsi" w:hAnsiTheme="majorHAnsi" w:cstheme="majorHAnsi"/>
              </w:rPr>
            </w:pPr>
            <w:r w:rsidRPr="006E199A">
              <w:rPr>
                <w:rFonts w:asciiTheme="majorHAnsi" w:hAnsiTheme="majorHAnsi" w:cstheme="majorHAnsi"/>
              </w:rPr>
              <w:t xml:space="preserve">The number of frames is </w:t>
            </w:r>
            <w:r w:rsidRPr="006E199A">
              <w:rPr>
                <w:rFonts w:asciiTheme="majorHAnsi" w:hAnsiTheme="majorHAnsi" w:cstheme="majorHAnsi"/>
                <w:b/>
              </w:rPr>
              <w:t>vector.size()</w:t>
            </w:r>
          </w:p>
        </w:tc>
      </w:tr>
      <w:tr w:rsidR="0050368F" w:rsidRPr="006E199A" w14:paraId="64235650" w14:textId="77777777" w:rsidTr="00E46EB6">
        <w:trPr>
          <w:trHeight w:val="683"/>
          <w:jc w:val="center"/>
        </w:trPr>
        <w:tc>
          <w:tcPr>
            <w:tcW w:w="863" w:type="dxa"/>
            <w:vAlign w:val="center"/>
          </w:tcPr>
          <w:p w14:paraId="1620B51B" w14:textId="338154C0" w:rsidR="0050368F" w:rsidRPr="006E199A" w:rsidRDefault="00306B70" w:rsidP="00B05ABC">
            <w:pPr>
              <w:spacing w:after="120"/>
              <w:jc w:val="center"/>
              <w:rPr>
                <w:rFonts w:asciiTheme="majorHAnsi" w:hAnsiTheme="majorHAnsi" w:cstheme="majorHAnsi"/>
              </w:rPr>
            </w:pPr>
            <w:r w:rsidRPr="006E199A">
              <w:rPr>
                <w:rFonts w:asciiTheme="majorHAnsi" w:hAnsiTheme="majorHAnsi" w:cstheme="majorHAnsi"/>
              </w:rPr>
              <w:t>3</w:t>
            </w:r>
          </w:p>
        </w:tc>
        <w:tc>
          <w:tcPr>
            <w:tcW w:w="2906" w:type="dxa"/>
            <w:vAlign w:val="center"/>
          </w:tcPr>
          <w:p w14:paraId="7FD0824E" w14:textId="5C590CFB" w:rsidR="0050368F" w:rsidRPr="006E199A" w:rsidRDefault="00CE063A" w:rsidP="00E46EB6">
            <w:pPr>
              <w:spacing w:after="120"/>
              <w:rPr>
                <w:rFonts w:asciiTheme="majorHAnsi" w:hAnsiTheme="majorHAnsi" w:cstheme="majorHAnsi"/>
              </w:rPr>
            </w:pPr>
            <w:r w:rsidRPr="006E199A">
              <w:rPr>
                <w:rFonts w:asciiTheme="majorHAnsi" w:hAnsiTheme="majorHAnsi" w:cstheme="majorHAnsi"/>
              </w:rPr>
              <w:t>TFL::Merge</w:t>
            </w:r>
            <w:r w:rsidR="00F72D3B" w:rsidRPr="006E199A">
              <w:rPr>
                <w:rFonts w:asciiTheme="majorHAnsi" w:hAnsiTheme="majorHAnsi" w:cstheme="majorHAnsi"/>
              </w:rPr>
              <w:t>PointCloud2</w:t>
            </w:r>
          </w:p>
        </w:tc>
        <w:tc>
          <w:tcPr>
            <w:tcW w:w="5059" w:type="dxa"/>
            <w:vAlign w:val="center"/>
          </w:tcPr>
          <w:p w14:paraId="7D23DEB2" w14:textId="29D7EB53" w:rsidR="00306B70" w:rsidRPr="006E199A" w:rsidRDefault="001671E2" w:rsidP="002E5455">
            <w:pPr>
              <w:spacing w:after="120"/>
              <w:jc w:val="both"/>
              <w:rPr>
                <w:rFonts w:asciiTheme="majorHAnsi" w:hAnsiTheme="majorHAnsi" w:cstheme="majorHAnsi"/>
              </w:rPr>
            </w:pPr>
            <w:r w:rsidRPr="006E199A">
              <w:rPr>
                <w:rFonts w:asciiTheme="majorHAnsi" w:hAnsiTheme="majorHAnsi" w:cstheme="majorHAnsi"/>
              </w:rPr>
              <w:t>Merge</w:t>
            </w:r>
            <w:r w:rsidR="00F72D3B" w:rsidRPr="006E199A">
              <w:rPr>
                <w:rFonts w:asciiTheme="majorHAnsi" w:hAnsiTheme="majorHAnsi" w:cstheme="majorHAnsi"/>
              </w:rPr>
              <w:t>PointCloud2()</w:t>
            </w:r>
            <w:r w:rsidR="00306B70" w:rsidRPr="006E199A">
              <w:rPr>
                <w:rFonts w:asciiTheme="majorHAnsi" w:hAnsiTheme="majorHAnsi" w:cstheme="majorHAnsi"/>
              </w:rPr>
              <w:t xml:space="preserve"> process</w:t>
            </w:r>
            <w:del w:id="975" w:author="相馬 健二" w:date="2020-09-08T11:08:00Z">
              <w:r w:rsidRPr="006E199A" w:rsidDel="002E5455">
                <w:rPr>
                  <w:rFonts w:asciiTheme="majorHAnsi" w:hAnsiTheme="majorHAnsi" w:cstheme="majorHAnsi"/>
                </w:rPr>
                <w:delText xml:space="preserve"> (</w:delText>
              </w:r>
              <w:r w:rsidR="00306B70" w:rsidRPr="006E199A" w:rsidDel="002E5455">
                <w:rPr>
                  <w:rFonts w:asciiTheme="majorHAnsi" w:hAnsiTheme="majorHAnsi" w:cstheme="majorHAnsi"/>
                </w:rPr>
                <w:delText>function of TFLib)</w:delText>
              </w:r>
            </w:del>
            <w:r w:rsidR="00306B70" w:rsidRPr="006E199A">
              <w:rPr>
                <w:rFonts w:asciiTheme="majorHAnsi" w:hAnsiTheme="majorHAnsi" w:cstheme="majorHAnsi"/>
              </w:rPr>
              <w:t xml:space="preserve"> between 2 frames</w:t>
            </w:r>
            <w:r w:rsidR="005F0323" w:rsidRPr="006E199A">
              <w:rPr>
                <w:rFonts w:asciiTheme="majorHAnsi" w:hAnsiTheme="majorHAnsi" w:cstheme="majorHAnsi"/>
              </w:rPr>
              <w:t xml:space="preserve"> and return a point cloud data (TFL::TFL_PointCloud)</w:t>
            </w:r>
          </w:p>
        </w:tc>
      </w:tr>
      <w:tr w:rsidR="00306B70" w:rsidRPr="006E199A" w14:paraId="774E13A6" w14:textId="77777777" w:rsidTr="00E46EB6">
        <w:trPr>
          <w:trHeight w:val="683"/>
          <w:jc w:val="center"/>
        </w:trPr>
        <w:tc>
          <w:tcPr>
            <w:tcW w:w="863" w:type="dxa"/>
            <w:vAlign w:val="center"/>
          </w:tcPr>
          <w:p w14:paraId="1CEB56F9" w14:textId="1ABA18A2" w:rsidR="00306B70" w:rsidRPr="006E199A" w:rsidRDefault="00306B70" w:rsidP="00306B70">
            <w:pPr>
              <w:spacing w:after="120"/>
              <w:jc w:val="center"/>
              <w:rPr>
                <w:rFonts w:asciiTheme="majorHAnsi" w:hAnsiTheme="majorHAnsi" w:cstheme="majorHAnsi"/>
              </w:rPr>
            </w:pPr>
            <w:r w:rsidRPr="006E199A">
              <w:rPr>
                <w:rFonts w:asciiTheme="majorHAnsi" w:hAnsiTheme="majorHAnsi" w:cstheme="majorHAnsi"/>
              </w:rPr>
              <w:t>4</w:t>
            </w:r>
          </w:p>
        </w:tc>
        <w:tc>
          <w:tcPr>
            <w:tcW w:w="2906" w:type="dxa"/>
            <w:vAlign w:val="center"/>
          </w:tcPr>
          <w:p w14:paraId="0B744289" w14:textId="6ED17EF8" w:rsidR="00306B70" w:rsidRPr="006E199A" w:rsidRDefault="00306B70" w:rsidP="00E46EB6">
            <w:pPr>
              <w:spacing w:after="120"/>
              <w:rPr>
                <w:rFonts w:asciiTheme="majorHAnsi" w:hAnsiTheme="majorHAnsi" w:cstheme="majorHAnsi"/>
              </w:rPr>
            </w:pPr>
            <w:r w:rsidRPr="006E199A">
              <w:rPr>
                <w:rFonts w:asciiTheme="majorHAnsi" w:hAnsiTheme="majorHAnsi" w:cstheme="majorHAnsi"/>
              </w:rPr>
              <w:t>Result</w:t>
            </w:r>
          </w:p>
        </w:tc>
        <w:tc>
          <w:tcPr>
            <w:tcW w:w="5059" w:type="dxa"/>
            <w:vAlign w:val="center"/>
          </w:tcPr>
          <w:p w14:paraId="06293E77" w14:textId="4E5D9110" w:rsidR="005F0323" w:rsidRPr="006E199A" w:rsidRDefault="005F0323" w:rsidP="00F72D3B">
            <w:pPr>
              <w:spacing w:after="120"/>
              <w:jc w:val="both"/>
              <w:rPr>
                <w:rFonts w:asciiTheme="majorHAnsi" w:hAnsiTheme="majorHAnsi" w:cstheme="majorHAnsi"/>
              </w:rPr>
            </w:pPr>
            <w:r w:rsidRPr="006E199A">
              <w:rPr>
                <w:rFonts w:asciiTheme="majorHAnsi" w:hAnsiTheme="majorHAnsi" w:cstheme="majorHAnsi"/>
              </w:rPr>
              <w:t>R</w:t>
            </w:r>
            <w:r w:rsidR="009601A8" w:rsidRPr="006E199A">
              <w:rPr>
                <w:rFonts w:asciiTheme="majorHAnsi" w:hAnsiTheme="majorHAnsi" w:cstheme="majorHAnsi"/>
              </w:rPr>
              <w:t>esult of Merge</w:t>
            </w:r>
            <w:r w:rsidR="00F72D3B" w:rsidRPr="006E199A">
              <w:rPr>
                <w:rFonts w:asciiTheme="majorHAnsi" w:hAnsiTheme="majorHAnsi" w:cstheme="majorHAnsi"/>
              </w:rPr>
              <w:t>PointCloudN</w:t>
            </w:r>
            <w:r w:rsidR="009601A8" w:rsidRPr="006E199A">
              <w:rPr>
                <w:rFonts w:asciiTheme="majorHAnsi" w:hAnsiTheme="majorHAnsi" w:cstheme="majorHAnsi"/>
              </w:rPr>
              <w:t xml:space="preserve"> function</w:t>
            </w:r>
          </w:p>
        </w:tc>
      </w:tr>
    </w:tbl>
    <w:p w14:paraId="00A371CE" w14:textId="39E89202" w:rsidR="000D4F4C" w:rsidRPr="006E199A" w:rsidRDefault="005F0323" w:rsidP="000D4F4C">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17 </w:t>
      </w:r>
      <w:r w:rsidR="00F37F6C" w:rsidRPr="006E199A">
        <w:rPr>
          <w:rFonts w:asciiTheme="majorHAnsi" w:hAnsiTheme="majorHAnsi" w:cstheme="majorHAnsi"/>
          <w:b w:val="0"/>
        </w:rPr>
        <w:t xml:space="preserve">Explanation of </w:t>
      </w:r>
      <w:r w:rsidR="001671E2" w:rsidRPr="006E199A">
        <w:rPr>
          <w:rFonts w:asciiTheme="majorHAnsi" w:hAnsiTheme="majorHAnsi" w:cstheme="majorHAnsi"/>
          <w:b w:val="0"/>
        </w:rPr>
        <w:t>Merge</w:t>
      </w:r>
      <w:r w:rsidR="00F72D3B" w:rsidRPr="006E199A">
        <w:rPr>
          <w:rFonts w:asciiTheme="majorHAnsi" w:hAnsiTheme="majorHAnsi" w:cstheme="majorHAnsi"/>
          <w:b w:val="0"/>
        </w:rPr>
        <w:t>PointCloudN</w:t>
      </w:r>
      <w:r w:rsidR="001671E2" w:rsidRPr="006E199A">
        <w:rPr>
          <w:rFonts w:asciiTheme="majorHAnsi" w:hAnsiTheme="majorHAnsi" w:cstheme="majorHAnsi"/>
          <w:b w:val="0"/>
        </w:rPr>
        <w:t xml:space="preserve"> </w:t>
      </w:r>
      <w:r w:rsidRPr="006E199A">
        <w:rPr>
          <w:rFonts w:asciiTheme="majorHAnsi" w:hAnsiTheme="majorHAnsi" w:cstheme="majorHAnsi"/>
          <w:b w:val="0"/>
        </w:rPr>
        <w:t>block</w:t>
      </w:r>
    </w:p>
    <w:p w14:paraId="00A7C47E" w14:textId="3712B0DD" w:rsidR="000D4F4C" w:rsidRPr="006E199A" w:rsidRDefault="000D4F4C" w:rsidP="00B05ABC">
      <w:pPr>
        <w:rPr>
          <w:rFonts w:asciiTheme="majorHAnsi" w:hAnsiTheme="majorHAnsi" w:cstheme="majorHAnsi"/>
          <w:bCs/>
          <w:sz w:val="21"/>
          <w:szCs w:val="21"/>
        </w:rPr>
      </w:pPr>
      <w:r w:rsidRPr="006E199A">
        <w:rPr>
          <w:rFonts w:asciiTheme="majorHAnsi" w:hAnsiTheme="majorHAnsi" w:cstheme="majorHAnsi"/>
          <w:b/>
        </w:rPr>
        <w:br w:type="page"/>
      </w:r>
    </w:p>
    <w:p w14:paraId="24DF5D90" w14:textId="3232719F" w:rsidR="004C53A8" w:rsidRPr="006E199A" w:rsidRDefault="00417B2F" w:rsidP="00B05ABC">
      <w:pPr>
        <w:pStyle w:val="Caption"/>
        <w:spacing w:after="120"/>
        <w:outlineLvl w:val="0"/>
        <w:rPr>
          <w:rFonts w:asciiTheme="majorHAnsi" w:hAnsiTheme="majorHAnsi" w:cstheme="majorHAnsi"/>
          <w:b w:val="0"/>
        </w:rPr>
      </w:pPr>
      <w:bookmarkStart w:id="976" w:name="_Toc50556396"/>
      <w:r w:rsidRPr="006E199A">
        <w:rPr>
          <w:rFonts w:asciiTheme="majorHAnsi" w:hAnsiTheme="majorHAnsi" w:cstheme="majorHAnsi"/>
          <w:sz w:val="32"/>
          <w:szCs w:val="32"/>
        </w:rPr>
        <w:lastRenderedPageBreak/>
        <w:t>3</w:t>
      </w:r>
      <w:r w:rsidR="004C53A8" w:rsidRPr="006E199A">
        <w:rPr>
          <w:rFonts w:asciiTheme="majorHAnsi" w:hAnsiTheme="majorHAnsi" w:cstheme="majorHAnsi"/>
          <w:sz w:val="32"/>
          <w:szCs w:val="32"/>
        </w:rPr>
        <w:t>. External API</w:t>
      </w:r>
      <w:bookmarkEnd w:id="976"/>
    </w:p>
    <w:tbl>
      <w:tblPr>
        <w:tblStyle w:val="TableGrid"/>
        <w:tblW w:w="0" w:type="auto"/>
        <w:jc w:val="center"/>
        <w:tblLook w:val="04A0" w:firstRow="1" w:lastRow="0" w:firstColumn="1" w:lastColumn="0" w:noHBand="0" w:noVBand="1"/>
      </w:tblPr>
      <w:tblGrid>
        <w:gridCol w:w="803"/>
        <w:gridCol w:w="1071"/>
        <w:gridCol w:w="6954"/>
      </w:tblGrid>
      <w:tr w:rsidR="00CD1320" w:rsidRPr="006E199A" w14:paraId="2C400046" w14:textId="77777777" w:rsidTr="00BB757D">
        <w:trPr>
          <w:trHeight w:val="503"/>
          <w:jc w:val="center"/>
        </w:trPr>
        <w:tc>
          <w:tcPr>
            <w:tcW w:w="2425" w:type="dxa"/>
            <w:gridSpan w:val="2"/>
            <w:vAlign w:val="center"/>
          </w:tcPr>
          <w:p w14:paraId="28153282" w14:textId="77777777" w:rsidR="004C53A8" w:rsidRPr="006E199A" w:rsidRDefault="004C53A8" w:rsidP="00566907">
            <w:pPr>
              <w:spacing w:after="120"/>
              <w:jc w:val="center"/>
              <w:rPr>
                <w:rFonts w:asciiTheme="majorHAnsi" w:hAnsiTheme="majorHAnsi" w:cstheme="majorHAnsi"/>
                <w:b/>
              </w:rPr>
            </w:pPr>
            <w:r w:rsidRPr="006E199A">
              <w:rPr>
                <w:rFonts w:asciiTheme="majorHAnsi" w:hAnsiTheme="majorHAnsi" w:cstheme="majorHAnsi"/>
                <w:b/>
              </w:rPr>
              <w:t>External API</w:t>
            </w:r>
          </w:p>
        </w:tc>
        <w:tc>
          <w:tcPr>
            <w:tcW w:w="8005" w:type="dxa"/>
            <w:vAlign w:val="center"/>
          </w:tcPr>
          <w:p w14:paraId="503F6CDB" w14:textId="77777777" w:rsidR="004C53A8" w:rsidRPr="006E199A" w:rsidRDefault="004C53A8" w:rsidP="00566907">
            <w:pPr>
              <w:spacing w:after="120"/>
              <w:jc w:val="center"/>
              <w:rPr>
                <w:rFonts w:asciiTheme="majorHAnsi" w:hAnsiTheme="majorHAnsi" w:cstheme="majorHAnsi"/>
                <w:b/>
              </w:rPr>
            </w:pPr>
            <w:r w:rsidRPr="006E199A">
              <w:rPr>
                <w:rFonts w:asciiTheme="majorHAnsi" w:hAnsiTheme="majorHAnsi" w:cstheme="majorHAnsi"/>
                <w:b/>
              </w:rPr>
              <w:t>Reference Link</w:t>
            </w:r>
          </w:p>
        </w:tc>
      </w:tr>
      <w:tr w:rsidR="0009111C" w:rsidRPr="006E199A" w14:paraId="683E73E9" w14:textId="77777777" w:rsidTr="00BB757D">
        <w:trPr>
          <w:trHeight w:val="503"/>
          <w:jc w:val="center"/>
        </w:trPr>
        <w:tc>
          <w:tcPr>
            <w:tcW w:w="2425" w:type="dxa"/>
            <w:gridSpan w:val="2"/>
            <w:vAlign w:val="center"/>
          </w:tcPr>
          <w:p w14:paraId="2E575ACB" w14:textId="77777777" w:rsidR="004C53A8" w:rsidRPr="006E199A" w:rsidRDefault="004C53A8" w:rsidP="00566907">
            <w:pPr>
              <w:spacing w:after="120"/>
              <w:rPr>
                <w:rFonts w:asciiTheme="majorHAnsi" w:hAnsiTheme="majorHAnsi" w:cstheme="majorHAnsi"/>
              </w:rPr>
            </w:pPr>
            <w:r w:rsidRPr="006E199A">
              <w:rPr>
                <w:rFonts w:asciiTheme="majorHAnsi" w:hAnsiTheme="majorHAnsi" w:cstheme="majorHAnsi"/>
              </w:rPr>
              <w:t>PCL</w:t>
            </w:r>
            <w:r w:rsidR="003155DB" w:rsidRPr="006E199A">
              <w:rPr>
                <w:rFonts w:asciiTheme="majorHAnsi" w:hAnsiTheme="majorHAnsi" w:cstheme="majorHAnsi"/>
              </w:rPr>
              <w:t xml:space="preserve"> 1.10.1</w:t>
            </w:r>
          </w:p>
        </w:tc>
        <w:tc>
          <w:tcPr>
            <w:tcW w:w="8005" w:type="dxa"/>
            <w:vAlign w:val="center"/>
          </w:tcPr>
          <w:p w14:paraId="6842DDA8" w14:textId="0EB5A770" w:rsidR="004C53A8" w:rsidRPr="006E199A" w:rsidRDefault="009330B5" w:rsidP="00566907">
            <w:pPr>
              <w:spacing w:after="120"/>
              <w:rPr>
                <w:rFonts w:asciiTheme="majorHAnsi" w:hAnsiTheme="majorHAnsi" w:cstheme="majorHAnsi"/>
              </w:rPr>
            </w:pPr>
            <w:r w:rsidRPr="00F4038B">
              <w:rPr>
                <w:rFonts w:asciiTheme="majorHAnsi" w:hAnsiTheme="majorHAnsi"/>
                <w:rPrChange w:id="977" w:author="STB" w:date="2020-09-09T15:02:00Z">
                  <w:rPr/>
                </w:rPrChange>
              </w:rPr>
              <w:fldChar w:fldCharType="begin"/>
            </w:r>
            <w:r w:rsidRPr="006E199A">
              <w:rPr>
                <w:rFonts w:asciiTheme="majorHAnsi" w:hAnsiTheme="majorHAnsi"/>
                <w:rPrChange w:id="978" w:author="STB" w:date="2020-09-09T15:02:00Z">
                  <w:rPr/>
                </w:rPrChange>
              </w:rPr>
              <w:instrText xml:space="preserve"> HYPERLINK "https://github.com/PointCloudLibrary/pcl/tree/pcl-1.10.1" </w:instrText>
            </w:r>
            <w:r w:rsidRPr="00F4038B">
              <w:rPr>
                <w:rPrChange w:id="979"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https://github.com/PointCloudLibrary/pcl/tree/pcl-1.10.1</w:t>
            </w:r>
            <w:r w:rsidRPr="00F4038B">
              <w:rPr>
                <w:rStyle w:val="Hyperlink"/>
                <w:rFonts w:asciiTheme="majorHAnsi" w:hAnsiTheme="majorHAnsi" w:cstheme="majorHAnsi"/>
                <w:color w:val="auto"/>
              </w:rPr>
              <w:fldChar w:fldCharType="end"/>
            </w:r>
          </w:p>
        </w:tc>
      </w:tr>
      <w:tr w:rsidR="0009111C" w:rsidRPr="006E199A" w14:paraId="08FAB47D" w14:textId="77777777" w:rsidTr="00BB757D">
        <w:trPr>
          <w:trHeight w:val="503"/>
          <w:jc w:val="center"/>
        </w:trPr>
        <w:tc>
          <w:tcPr>
            <w:tcW w:w="2425" w:type="dxa"/>
            <w:gridSpan w:val="2"/>
            <w:vAlign w:val="center"/>
          </w:tcPr>
          <w:p w14:paraId="3EF1917A" w14:textId="77777777" w:rsidR="004C53A8" w:rsidRPr="006E199A" w:rsidRDefault="004C53A8" w:rsidP="00566907">
            <w:pPr>
              <w:spacing w:after="120"/>
              <w:rPr>
                <w:rFonts w:asciiTheme="majorHAnsi" w:hAnsiTheme="majorHAnsi" w:cstheme="majorHAnsi"/>
              </w:rPr>
            </w:pPr>
            <w:r w:rsidRPr="006E199A">
              <w:rPr>
                <w:rFonts w:asciiTheme="majorHAnsi" w:hAnsiTheme="majorHAnsi" w:cstheme="majorHAnsi"/>
              </w:rPr>
              <w:t>Open3D</w:t>
            </w:r>
            <w:r w:rsidR="003155DB" w:rsidRPr="006E199A">
              <w:rPr>
                <w:rFonts w:asciiTheme="majorHAnsi" w:hAnsiTheme="majorHAnsi" w:cstheme="majorHAnsi"/>
              </w:rPr>
              <w:t xml:space="preserve"> 1.10.0</w:t>
            </w:r>
          </w:p>
        </w:tc>
        <w:tc>
          <w:tcPr>
            <w:tcW w:w="8005" w:type="dxa"/>
            <w:vAlign w:val="center"/>
          </w:tcPr>
          <w:p w14:paraId="5466DB5F" w14:textId="69E52058" w:rsidR="004C53A8" w:rsidRPr="006E199A" w:rsidRDefault="009330B5" w:rsidP="00566907">
            <w:pPr>
              <w:spacing w:after="120"/>
              <w:rPr>
                <w:rFonts w:asciiTheme="majorHAnsi" w:hAnsiTheme="majorHAnsi" w:cstheme="majorHAnsi"/>
              </w:rPr>
            </w:pPr>
            <w:r w:rsidRPr="00F4038B">
              <w:rPr>
                <w:rFonts w:asciiTheme="majorHAnsi" w:hAnsiTheme="majorHAnsi"/>
                <w:rPrChange w:id="980" w:author="STB" w:date="2020-09-09T15:02:00Z">
                  <w:rPr/>
                </w:rPrChange>
              </w:rPr>
              <w:fldChar w:fldCharType="begin"/>
            </w:r>
            <w:r w:rsidRPr="006E199A">
              <w:rPr>
                <w:rFonts w:asciiTheme="majorHAnsi" w:hAnsiTheme="majorHAnsi"/>
                <w:rPrChange w:id="981" w:author="STB" w:date="2020-09-09T15:02:00Z">
                  <w:rPr/>
                </w:rPrChange>
              </w:rPr>
              <w:instrText xml:space="preserve"> HYPERLINK "https://github.com/intel-isl/Open3D/tree/v0.10.0" </w:instrText>
            </w:r>
            <w:r w:rsidRPr="00F4038B">
              <w:rPr>
                <w:rPrChange w:id="982"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https://github.com/intel-isl/Open3D/tree/v0.10.0</w:t>
            </w:r>
            <w:r w:rsidRPr="00F4038B">
              <w:rPr>
                <w:rStyle w:val="Hyperlink"/>
                <w:rFonts w:asciiTheme="majorHAnsi" w:hAnsiTheme="majorHAnsi" w:cstheme="majorHAnsi"/>
                <w:color w:val="auto"/>
              </w:rPr>
              <w:fldChar w:fldCharType="end"/>
            </w:r>
          </w:p>
        </w:tc>
      </w:tr>
      <w:tr w:rsidR="00CD1320" w:rsidRPr="006E199A" w14:paraId="50A673B6" w14:textId="77777777" w:rsidTr="00BB757D">
        <w:trPr>
          <w:trHeight w:val="503"/>
          <w:jc w:val="center"/>
        </w:trPr>
        <w:tc>
          <w:tcPr>
            <w:tcW w:w="1075" w:type="dxa"/>
            <w:vMerge w:val="restart"/>
            <w:vAlign w:val="center"/>
          </w:tcPr>
          <w:p w14:paraId="14EAE53F"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3</w:t>
            </w:r>
            <w:r w:rsidRPr="006E199A">
              <w:rPr>
                <w:rFonts w:asciiTheme="majorHAnsi" w:hAnsiTheme="majorHAnsi" w:cstheme="majorHAnsi"/>
                <w:vertAlign w:val="superscript"/>
              </w:rPr>
              <w:t>Rd</w:t>
            </w:r>
            <w:r w:rsidRPr="006E199A">
              <w:rPr>
                <w:rFonts w:asciiTheme="majorHAnsi" w:hAnsiTheme="majorHAnsi" w:cstheme="majorHAnsi"/>
              </w:rPr>
              <w:t xml:space="preserve"> party</w:t>
            </w:r>
          </w:p>
        </w:tc>
        <w:tc>
          <w:tcPr>
            <w:tcW w:w="1350" w:type="dxa"/>
            <w:vAlign w:val="center"/>
          </w:tcPr>
          <w:p w14:paraId="12696074"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For PCL</w:t>
            </w:r>
          </w:p>
        </w:tc>
        <w:tc>
          <w:tcPr>
            <w:tcW w:w="8005" w:type="dxa"/>
            <w:vAlign w:val="center"/>
          </w:tcPr>
          <w:p w14:paraId="45FC29D6" w14:textId="1616B3B4"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Boost 1.72.0</w:t>
            </w:r>
            <w:r w:rsidRPr="006E199A">
              <w:rPr>
                <w:rFonts w:asciiTheme="majorHAnsi" w:hAnsiTheme="majorHAnsi" w:cstheme="majorHAnsi"/>
              </w:rPr>
              <w:t xml:space="preserve"> </w:t>
            </w:r>
            <w:r w:rsidR="009330B5" w:rsidRPr="00F4038B">
              <w:rPr>
                <w:rFonts w:asciiTheme="majorHAnsi" w:hAnsiTheme="majorHAnsi"/>
                <w:rPrChange w:id="983" w:author="STB" w:date="2020-09-09T15:02:00Z">
                  <w:rPr/>
                </w:rPrChange>
              </w:rPr>
              <w:fldChar w:fldCharType="begin"/>
            </w:r>
            <w:r w:rsidR="009330B5" w:rsidRPr="006E199A">
              <w:rPr>
                <w:rFonts w:asciiTheme="majorHAnsi" w:hAnsiTheme="majorHAnsi"/>
                <w:rPrChange w:id="984" w:author="STB" w:date="2020-09-09T15:02:00Z">
                  <w:rPr/>
                </w:rPrChange>
              </w:rPr>
              <w:instrText xml:space="preserve"> HYPERLINK "https://gist.github.com/UnaNancyOwen/d879a41710e9c05025f8" \l "file-boost1-72-0-md" </w:instrText>
            </w:r>
            <w:r w:rsidR="009330B5" w:rsidRPr="00F4038B">
              <w:rPr>
                <w:rPrChange w:id="985"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https://gist.github.com/UnaNancyOwen/d879a41710e9c05025f8#file-boost1-72-0-md</w:t>
            </w:r>
            <w:r w:rsidR="009330B5" w:rsidRPr="00F4038B">
              <w:rPr>
                <w:rStyle w:val="Hyperlink"/>
                <w:rFonts w:asciiTheme="majorHAnsi" w:hAnsiTheme="majorHAnsi" w:cstheme="majorHAnsi"/>
                <w:color w:val="auto"/>
              </w:rPr>
              <w:fldChar w:fldCharType="end"/>
            </w:r>
          </w:p>
          <w:p w14:paraId="7B156CAE" w14:textId="7FF8AACC"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Eigen 3.3.7</w:t>
            </w:r>
            <w:r w:rsidRPr="006E199A">
              <w:rPr>
                <w:rFonts w:asciiTheme="majorHAnsi" w:hAnsiTheme="majorHAnsi" w:cstheme="majorHAnsi"/>
              </w:rPr>
              <w:t xml:space="preserve"> </w:t>
            </w:r>
            <w:r w:rsidR="009330B5" w:rsidRPr="00F4038B">
              <w:rPr>
                <w:rFonts w:asciiTheme="majorHAnsi" w:hAnsiTheme="majorHAnsi"/>
                <w:rPrChange w:id="986" w:author="STB" w:date="2020-09-09T15:02:00Z">
                  <w:rPr/>
                </w:rPrChange>
              </w:rPr>
              <w:fldChar w:fldCharType="begin"/>
            </w:r>
            <w:r w:rsidR="009330B5" w:rsidRPr="006E199A">
              <w:rPr>
                <w:rFonts w:asciiTheme="majorHAnsi" w:hAnsiTheme="majorHAnsi"/>
                <w:rPrChange w:id="987" w:author="STB" w:date="2020-09-09T15:02:00Z">
                  <w:rPr/>
                </w:rPrChange>
              </w:rPr>
              <w:instrText xml:space="preserve"> HYPERLINK "https://gist.github.com/UnaNancyOwen/08e5a9b8f5979ed0077c" \l "file-eigen3-3-7-md" </w:instrText>
            </w:r>
            <w:r w:rsidR="009330B5" w:rsidRPr="00F4038B">
              <w:rPr>
                <w:rPrChange w:id="988"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https://gist.github.com/UnaNancyOwen/08e5a9b8f5979ed0077c#file-eigen3-3-7-md</w:t>
            </w:r>
            <w:r w:rsidR="009330B5" w:rsidRPr="00F4038B">
              <w:rPr>
                <w:rStyle w:val="Hyperlink"/>
                <w:rFonts w:asciiTheme="majorHAnsi" w:hAnsiTheme="majorHAnsi" w:cstheme="majorHAnsi"/>
                <w:color w:val="auto"/>
              </w:rPr>
              <w:fldChar w:fldCharType="end"/>
            </w:r>
          </w:p>
          <w:p w14:paraId="3F8F0171" w14:textId="01BD4CF9"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FLANN 1.9.1</w:t>
            </w:r>
            <w:r w:rsidRPr="006E199A">
              <w:rPr>
                <w:rFonts w:asciiTheme="majorHAnsi" w:hAnsiTheme="majorHAnsi" w:cstheme="majorHAnsi"/>
              </w:rPr>
              <w:t xml:space="preserve"> </w:t>
            </w:r>
            <w:r w:rsidR="009330B5" w:rsidRPr="00F4038B">
              <w:rPr>
                <w:rFonts w:asciiTheme="majorHAnsi" w:hAnsiTheme="majorHAnsi"/>
                <w:rPrChange w:id="989" w:author="STB" w:date="2020-09-09T15:02:00Z">
                  <w:rPr/>
                </w:rPrChange>
              </w:rPr>
              <w:fldChar w:fldCharType="begin"/>
            </w:r>
            <w:r w:rsidR="009330B5" w:rsidRPr="006E199A">
              <w:rPr>
                <w:rFonts w:asciiTheme="majorHAnsi" w:hAnsiTheme="majorHAnsi"/>
                <w:rPrChange w:id="990" w:author="STB" w:date="2020-09-09T15:02:00Z">
                  <w:rPr/>
                </w:rPrChange>
              </w:rPr>
              <w:instrText xml:space="preserve"> HYPERLINK "https://gist.github.com/UnaNancyOwen/1e3fced09e4430ad0b7b" \l "file-flann1-9-1-md" </w:instrText>
            </w:r>
            <w:r w:rsidR="009330B5" w:rsidRPr="00F4038B">
              <w:rPr>
                <w:rPrChange w:id="991"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https://gist.github.com/UnaNancyOwen/1e3fced09e4430ad0b7b#file-flann1-9-1-md</w:t>
            </w:r>
            <w:r w:rsidR="009330B5" w:rsidRPr="00F4038B">
              <w:rPr>
                <w:rStyle w:val="Hyperlink"/>
                <w:rFonts w:asciiTheme="majorHAnsi" w:hAnsiTheme="majorHAnsi" w:cstheme="majorHAnsi"/>
                <w:color w:val="auto"/>
              </w:rPr>
              <w:fldChar w:fldCharType="end"/>
            </w:r>
          </w:p>
          <w:p w14:paraId="55E930B4" w14:textId="563E9F7B"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QHull 2019.1</w:t>
            </w:r>
            <w:r w:rsidRPr="006E199A">
              <w:rPr>
                <w:rFonts w:asciiTheme="majorHAnsi" w:hAnsiTheme="majorHAnsi" w:cstheme="majorHAnsi"/>
              </w:rPr>
              <w:t xml:space="preserve"> </w:t>
            </w:r>
            <w:r w:rsidR="009330B5" w:rsidRPr="00F4038B">
              <w:rPr>
                <w:rFonts w:asciiTheme="majorHAnsi" w:hAnsiTheme="majorHAnsi"/>
                <w:rPrChange w:id="992" w:author="STB" w:date="2020-09-09T15:02:00Z">
                  <w:rPr/>
                </w:rPrChange>
              </w:rPr>
              <w:fldChar w:fldCharType="begin"/>
            </w:r>
            <w:r w:rsidR="009330B5" w:rsidRPr="006E199A">
              <w:rPr>
                <w:rFonts w:asciiTheme="majorHAnsi" w:hAnsiTheme="majorHAnsi"/>
                <w:rPrChange w:id="993" w:author="STB" w:date="2020-09-09T15:02:00Z">
                  <w:rPr/>
                </w:rPrChange>
              </w:rPr>
              <w:instrText xml:space="preserve"> HYPERLINK "https://gist.github.com/UnaNancyOwen/ffbe6b05ee0101620d3c" \l "file-qhull-2019-1-md" </w:instrText>
            </w:r>
            <w:r w:rsidR="009330B5" w:rsidRPr="00F4038B">
              <w:rPr>
                <w:rPrChange w:id="994"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https://gist.github.com/UnaNancyOwen/ffbe6b05ee0101620d3c#file-qhull-2019-1-md</w:t>
            </w:r>
            <w:r w:rsidR="009330B5" w:rsidRPr="00F4038B">
              <w:rPr>
                <w:rStyle w:val="Hyperlink"/>
                <w:rFonts w:asciiTheme="majorHAnsi" w:hAnsiTheme="majorHAnsi" w:cstheme="majorHAnsi"/>
                <w:color w:val="auto"/>
              </w:rPr>
              <w:fldChar w:fldCharType="end"/>
            </w:r>
          </w:p>
          <w:p w14:paraId="7B6F0786" w14:textId="3B792646"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VTK 8.2.0</w:t>
            </w:r>
            <w:r w:rsidRPr="006E199A">
              <w:rPr>
                <w:rFonts w:asciiTheme="majorHAnsi" w:hAnsiTheme="majorHAnsi" w:cstheme="majorHAnsi"/>
              </w:rPr>
              <w:t xml:space="preserve"> </w:t>
            </w:r>
            <w:r w:rsidR="009330B5" w:rsidRPr="00F4038B">
              <w:rPr>
                <w:rFonts w:asciiTheme="majorHAnsi" w:hAnsiTheme="majorHAnsi"/>
                <w:rPrChange w:id="995" w:author="STB" w:date="2020-09-09T15:02:00Z">
                  <w:rPr/>
                </w:rPrChange>
              </w:rPr>
              <w:fldChar w:fldCharType="begin"/>
            </w:r>
            <w:r w:rsidR="009330B5" w:rsidRPr="006E199A">
              <w:rPr>
                <w:rFonts w:asciiTheme="majorHAnsi" w:hAnsiTheme="majorHAnsi"/>
                <w:rPrChange w:id="996" w:author="STB" w:date="2020-09-09T15:02:00Z">
                  <w:rPr/>
                </w:rPrChange>
              </w:rPr>
              <w:instrText xml:space="preserve"> HYPERLINK "https://gist.github.com/UnaNancyOwen/9d16060714ba9b28f90e" \l "file-vtk8-2-0-md" </w:instrText>
            </w:r>
            <w:r w:rsidR="009330B5" w:rsidRPr="00F4038B">
              <w:rPr>
                <w:rPrChange w:id="997"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https://gist.github.com/UnaNancyOwen/9d16060714ba9b28f90e#file-vtk8-2-0-md</w:t>
            </w:r>
            <w:r w:rsidR="009330B5" w:rsidRPr="00F4038B">
              <w:rPr>
                <w:rStyle w:val="Hyperlink"/>
                <w:rFonts w:asciiTheme="majorHAnsi" w:hAnsiTheme="majorHAnsi" w:cstheme="majorHAnsi"/>
                <w:color w:val="auto"/>
              </w:rPr>
              <w:fldChar w:fldCharType="end"/>
            </w:r>
          </w:p>
          <w:p w14:paraId="23142407" w14:textId="31BE2E30" w:rsidR="00B035F3" w:rsidRPr="006E199A" w:rsidRDefault="00B035F3" w:rsidP="00566907">
            <w:pPr>
              <w:spacing w:after="120"/>
              <w:rPr>
                <w:rFonts w:asciiTheme="majorHAnsi" w:hAnsiTheme="majorHAnsi" w:cstheme="majorHAnsi"/>
              </w:rPr>
            </w:pPr>
            <w:r w:rsidRPr="006E199A">
              <w:rPr>
                <w:rFonts w:asciiTheme="majorHAnsi" w:hAnsiTheme="majorHAnsi" w:cstheme="majorHAnsi"/>
                <w:b/>
              </w:rPr>
              <w:t>OpenNI 2.2.0.33 Beta</w:t>
            </w:r>
            <w:r w:rsidRPr="006E199A">
              <w:rPr>
                <w:rFonts w:asciiTheme="majorHAnsi" w:hAnsiTheme="majorHAnsi" w:cstheme="majorHAnsi"/>
              </w:rPr>
              <w:t xml:space="preserve"> </w:t>
            </w:r>
            <w:r w:rsidR="009330B5" w:rsidRPr="00F4038B">
              <w:rPr>
                <w:rFonts w:asciiTheme="majorHAnsi" w:hAnsiTheme="majorHAnsi"/>
                <w:rPrChange w:id="998" w:author="STB" w:date="2020-09-09T15:02:00Z">
                  <w:rPr/>
                </w:rPrChange>
              </w:rPr>
              <w:fldChar w:fldCharType="begin"/>
            </w:r>
            <w:r w:rsidR="009330B5" w:rsidRPr="006E199A">
              <w:rPr>
                <w:rFonts w:asciiTheme="majorHAnsi" w:hAnsiTheme="majorHAnsi"/>
                <w:rPrChange w:id="999" w:author="STB" w:date="2020-09-09T15:02:00Z">
                  <w:rPr/>
                </w:rPrChange>
              </w:rPr>
              <w:instrText xml:space="preserve"> HYPERLINK "http://structure.io/openni" </w:instrText>
            </w:r>
            <w:r w:rsidR="009330B5" w:rsidRPr="00F4038B">
              <w:rPr>
                <w:rPrChange w:id="1000" w:author="STB" w:date="2020-09-09T15:02:00Z">
                  <w:rPr>
                    <w:rStyle w:val="Hyperlink"/>
                    <w:rFonts w:asciiTheme="majorHAnsi" w:hAnsiTheme="majorHAnsi" w:cstheme="majorHAnsi"/>
                    <w:color w:val="auto"/>
                  </w:rPr>
                </w:rPrChange>
              </w:rPr>
              <w:fldChar w:fldCharType="separate"/>
            </w:r>
            <w:r w:rsidRPr="006E199A">
              <w:rPr>
                <w:rStyle w:val="Hyperlink"/>
                <w:rFonts w:asciiTheme="majorHAnsi" w:hAnsiTheme="majorHAnsi" w:cstheme="majorHAnsi"/>
                <w:color w:val="auto"/>
              </w:rPr>
              <w:t>http://structure.io/openni</w:t>
            </w:r>
            <w:r w:rsidR="009330B5" w:rsidRPr="00F4038B">
              <w:rPr>
                <w:rStyle w:val="Hyperlink"/>
                <w:rFonts w:asciiTheme="majorHAnsi" w:hAnsiTheme="majorHAnsi" w:cstheme="majorHAnsi"/>
                <w:color w:val="auto"/>
              </w:rPr>
              <w:fldChar w:fldCharType="end"/>
            </w:r>
          </w:p>
          <w:p w14:paraId="6FA60F50" w14:textId="2DAB637B" w:rsidR="00B035F3" w:rsidRPr="006E199A" w:rsidRDefault="00B035F3" w:rsidP="00566907">
            <w:pPr>
              <w:spacing w:after="120"/>
              <w:rPr>
                <w:rFonts w:asciiTheme="majorHAnsi" w:hAnsiTheme="majorHAnsi" w:cstheme="majorHAnsi"/>
              </w:rPr>
            </w:pPr>
          </w:p>
        </w:tc>
      </w:tr>
      <w:tr w:rsidR="0009111C" w:rsidRPr="006E199A" w14:paraId="2E145577" w14:textId="77777777" w:rsidTr="00BB757D">
        <w:trPr>
          <w:trHeight w:val="503"/>
          <w:jc w:val="center"/>
        </w:trPr>
        <w:tc>
          <w:tcPr>
            <w:tcW w:w="1075" w:type="dxa"/>
            <w:vMerge/>
            <w:vAlign w:val="center"/>
          </w:tcPr>
          <w:p w14:paraId="1CB1EC81" w14:textId="77777777" w:rsidR="003155DB" w:rsidRPr="006E199A" w:rsidRDefault="003155DB" w:rsidP="00566907">
            <w:pPr>
              <w:spacing w:after="120"/>
              <w:rPr>
                <w:rFonts w:asciiTheme="majorHAnsi" w:hAnsiTheme="majorHAnsi" w:cstheme="majorHAnsi"/>
              </w:rPr>
            </w:pPr>
          </w:p>
        </w:tc>
        <w:tc>
          <w:tcPr>
            <w:tcW w:w="1350" w:type="dxa"/>
            <w:vAlign w:val="center"/>
          </w:tcPr>
          <w:p w14:paraId="70CACD1A" w14:textId="77777777" w:rsidR="003155DB" w:rsidRPr="006E199A" w:rsidRDefault="003155DB" w:rsidP="00566907">
            <w:pPr>
              <w:spacing w:after="120"/>
              <w:rPr>
                <w:rFonts w:asciiTheme="majorHAnsi" w:hAnsiTheme="majorHAnsi" w:cstheme="majorHAnsi"/>
              </w:rPr>
            </w:pPr>
            <w:r w:rsidRPr="006E199A">
              <w:rPr>
                <w:rFonts w:asciiTheme="majorHAnsi" w:hAnsiTheme="majorHAnsi" w:cstheme="majorHAnsi"/>
              </w:rPr>
              <w:t>For Open3D</w:t>
            </w:r>
          </w:p>
        </w:tc>
        <w:tc>
          <w:tcPr>
            <w:tcW w:w="8005" w:type="dxa"/>
            <w:vAlign w:val="center"/>
          </w:tcPr>
          <w:p w14:paraId="68E19334" w14:textId="496B838C" w:rsidR="00671C40" w:rsidRPr="006E199A" w:rsidRDefault="0062564F" w:rsidP="00D163D9">
            <w:pPr>
              <w:spacing w:after="120"/>
              <w:jc w:val="both"/>
              <w:rPr>
                <w:rFonts w:asciiTheme="majorHAnsi" w:hAnsiTheme="majorHAnsi" w:cstheme="majorHAnsi"/>
              </w:rPr>
            </w:pPr>
            <w:r w:rsidRPr="006E199A">
              <w:rPr>
                <w:rFonts w:asciiTheme="majorHAnsi" w:hAnsiTheme="majorHAnsi" w:cstheme="majorHAnsi"/>
              </w:rPr>
              <w:t>3rd party libraries are free (even for commercial purposes) and there are no special requests from the software publishers.</w:t>
            </w:r>
          </w:p>
          <w:p w14:paraId="2F2B6026" w14:textId="67FEAA59" w:rsidR="003155DB" w:rsidRPr="006E199A" w:rsidRDefault="009330B5" w:rsidP="0069775A">
            <w:pPr>
              <w:spacing w:after="120"/>
              <w:rPr>
                <w:rFonts w:asciiTheme="majorHAnsi" w:hAnsiTheme="majorHAnsi" w:cstheme="majorHAnsi"/>
              </w:rPr>
            </w:pPr>
            <w:r w:rsidRPr="00F4038B">
              <w:rPr>
                <w:rFonts w:asciiTheme="majorHAnsi" w:hAnsiTheme="majorHAnsi"/>
                <w:rPrChange w:id="1001" w:author="STB" w:date="2020-09-09T15:02:00Z">
                  <w:rPr/>
                </w:rPrChange>
              </w:rPr>
              <w:fldChar w:fldCharType="begin"/>
            </w:r>
            <w:r w:rsidRPr="006E199A">
              <w:rPr>
                <w:rFonts w:asciiTheme="majorHAnsi" w:hAnsiTheme="majorHAnsi"/>
                <w:rPrChange w:id="1002" w:author="STB" w:date="2020-09-09T15:02:00Z">
                  <w:rPr/>
                </w:rPrChange>
              </w:rPr>
              <w:instrText xml:space="preserve"> HYPERLINK "https://github.com/intel-isl/Open3D/tree/master/3rdparty" </w:instrText>
            </w:r>
            <w:r w:rsidRPr="00F4038B">
              <w:rPr>
                <w:rPrChange w:id="1003" w:author="STB" w:date="2020-09-09T15:02:00Z">
                  <w:rPr>
                    <w:rStyle w:val="Hyperlink"/>
                    <w:rFonts w:asciiTheme="majorHAnsi" w:hAnsiTheme="majorHAnsi" w:cstheme="majorHAnsi"/>
                    <w:color w:val="auto"/>
                  </w:rPr>
                </w:rPrChange>
              </w:rPr>
              <w:fldChar w:fldCharType="separate"/>
            </w:r>
            <w:r w:rsidR="003155DB" w:rsidRPr="006E199A">
              <w:rPr>
                <w:rStyle w:val="Hyperlink"/>
                <w:rFonts w:asciiTheme="majorHAnsi" w:hAnsiTheme="majorHAnsi" w:cstheme="majorHAnsi"/>
                <w:color w:val="auto"/>
              </w:rPr>
              <w:t>https://github.com/intel-isl/Open3D/tree/master/3rdparty</w:t>
            </w:r>
            <w:r w:rsidRPr="00F4038B">
              <w:rPr>
                <w:rStyle w:val="Hyperlink"/>
                <w:rFonts w:asciiTheme="majorHAnsi" w:hAnsiTheme="majorHAnsi" w:cstheme="majorHAnsi"/>
                <w:color w:val="auto"/>
              </w:rPr>
              <w:fldChar w:fldCharType="end"/>
            </w:r>
          </w:p>
        </w:tc>
      </w:tr>
    </w:tbl>
    <w:p w14:paraId="5D1F90E4" w14:textId="3E09571C" w:rsidR="004C53A8" w:rsidRPr="006E199A" w:rsidRDefault="0013643E" w:rsidP="0013643E">
      <w:pPr>
        <w:pStyle w:val="Caption"/>
        <w:jc w:val="center"/>
        <w:rPr>
          <w:rFonts w:asciiTheme="majorHAnsi" w:hAnsiTheme="majorHAnsi" w:cstheme="majorHAnsi"/>
          <w:b w:val="0"/>
        </w:rPr>
      </w:pPr>
      <w:r w:rsidRPr="006E199A">
        <w:rPr>
          <w:rFonts w:asciiTheme="majorHAnsi" w:hAnsiTheme="majorHAnsi" w:cstheme="majorHAnsi"/>
          <w:b w:val="0"/>
        </w:rPr>
        <w:t xml:space="preserve">Table </w:t>
      </w:r>
      <w:r w:rsidR="00DD342B" w:rsidRPr="006E199A">
        <w:rPr>
          <w:rFonts w:asciiTheme="majorHAnsi" w:hAnsiTheme="majorHAnsi" w:cstheme="majorHAnsi"/>
          <w:b w:val="0"/>
        </w:rPr>
        <w:t xml:space="preserve">18 </w:t>
      </w:r>
      <w:r w:rsidRPr="006E199A">
        <w:rPr>
          <w:rFonts w:asciiTheme="majorHAnsi" w:hAnsiTheme="majorHAnsi" w:cstheme="majorHAnsi"/>
          <w:b w:val="0"/>
        </w:rPr>
        <w:t>External API</w:t>
      </w:r>
    </w:p>
    <w:p w14:paraId="12B4440D" w14:textId="28A3721A" w:rsidR="000D6E05" w:rsidRPr="006E199A" w:rsidRDefault="000D6E05">
      <w:pPr>
        <w:rPr>
          <w:rFonts w:asciiTheme="majorHAnsi" w:hAnsiTheme="majorHAnsi" w:cstheme="majorHAnsi"/>
        </w:rPr>
      </w:pPr>
      <w:r w:rsidRPr="006E199A">
        <w:rPr>
          <w:rFonts w:asciiTheme="majorHAnsi" w:hAnsiTheme="majorHAnsi" w:cstheme="majorHAnsi"/>
        </w:rPr>
        <w:br w:type="page"/>
      </w:r>
    </w:p>
    <w:p w14:paraId="7147D60B" w14:textId="3D7169CF" w:rsidR="000D6E05" w:rsidRPr="006E199A" w:rsidRDefault="000D6E05" w:rsidP="000D6E05">
      <w:pPr>
        <w:pStyle w:val="Caption"/>
        <w:spacing w:after="120"/>
        <w:outlineLvl w:val="0"/>
        <w:rPr>
          <w:rFonts w:asciiTheme="majorHAnsi" w:hAnsiTheme="majorHAnsi" w:cstheme="majorHAnsi"/>
          <w:sz w:val="32"/>
          <w:szCs w:val="32"/>
        </w:rPr>
      </w:pPr>
      <w:bookmarkStart w:id="1004" w:name="_Toc50556397"/>
      <w:r w:rsidRPr="006E199A">
        <w:rPr>
          <w:rFonts w:asciiTheme="majorHAnsi" w:hAnsiTheme="majorHAnsi" w:cstheme="majorHAnsi"/>
          <w:sz w:val="32"/>
          <w:szCs w:val="32"/>
        </w:rPr>
        <w:lastRenderedPageBreak/>
        <w:t>4. Appendix</w:t>
      </w:r>
      <w:bookmarkEnd w:id="1004"/>
    </w:p>
    <w:p w14:paraId="329E6358" w14:textId="1E4D1CD8" w:rsidR="00B97DB2" w:rsidRPr="006E199A" w:rsidRDefault="00B97DB2" w:rsidP="00B97DB2">
      <w:pPr>
        <w:pStyle w:val="Heading2"/>
        <w:spacing w:before="0" w:after="120"/>
        <w:rPr>
          <w:rFonts w:cstheme="majorHAnsi"/>
          <w:b/>
          <w:sz w:val="32"/>
          <w:szCs w:val="32"/>
        </w:rPr>
      </w:pPr>
      <w:bookmarkStart w:id="1005" w:name="_Ref50449001"/>
      <w:bookmarkStart w:id="1006" w:name="_Toc50556398"/>
      <w:r w:rsidRPr="006E199A">
        <w:rPr>
          <w:rFonts w:cstheme="majorHAnsi"/>
          <w:b/>
          <w:color w:val="auto"/>
          <w:sz w:val="32"/>
          <w:szCs w:val="32"/>
        </w:rPr>
        <w:t>4.1. Fast Point Feature Histogram (FPFH)</w:t>
      </w:r>
      <w:bookmarkEnd w:id="1005"/>
      <w:bookmarkEnd w:id="1006"/>
    </w:p>
    <w:p w14:paraId="1315A4C3" w14:textId="15E51EAC"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Point Feature Histogram (</w:t>
      </w:r>
      <w:r w:rsidR="00623C81" w:rsidRPr="006E199A">
        <w:rPr>
          <w:rFonts w:asciiTheme="majorHAnsi" w:hAnsiTheme="majorHAnsi" w:cstheme="majorHAnsi"/>
        </w:rPr>
        <w:t>PFH)</w:t>
      </w:r>
      <w:r w:rsidRPr="006E199A">
        <w:rPr>
          <w:rFonts w:asciiTheme="majorHAnsi" w:hAnsiTheme="majorHAnsi" w:cstheme="majorHAnsi"/>
        </w:rPr>
        <w:t xml:space="preserve"> encode the geometric properties of the k nearest neighbors of a point by using the average curvature of the multidimensional histogram around a point. This high-dimensional space provides some useful feature representations, while being invariant to the 6-position, and can cope with different sampling densities and noise levels of neighbors.</w:t>
      </w:r>
    </w:p>
    <w:p w14:paraId="03BCD821" w14:textId="1430CFFF" w:rsidR="00592C49" w:rsidRPr="006E199A" w:rsidRDefault="00592C49"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2FA8183E" wp14:editId="3987D50D">
            <wp:extent cx="1453534" cy="13397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50688" cy="1337080"/>
                    </a:xfrm>
                    <a:prstGeom prst="rect">
                      <a:avLst/>
                    </a:prstGeom>
                  </pic:spPr>
                </pic:pic>
              </a:graphicData>
            </a:graphic>
          </wp:inline>
        </w:drawing>
      </w:r>
    </w:p>
    <w:p w14:paraId="3B7D1352" w14:textId="114F1576"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Figure 6 The area of influence of a PFH</w:t>
      </w:r>
    </w:p>
    <w:p w14:paraId="2813EEC1" w14:textId="77777777" w:rsidR="00592C49" w:rsidRPr="006E199A" w:rsidRDefault="00592C49" w:rsidP="00D163D9">
      <w:pPr>
        <w:jc w:val="center"/>
        <w:rPr>
          <w:rFonts w:asciiTheme="majorHAnsi" w:hAnsiTheme="majorHAnsi" w:cstheme="majorHAnsi"/>
        </w:rPr>
      </w:pPr>
    </w:p>
    <w:p w14:paraId="405E9B71" w14:textId="77777777"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The center point and all its neighboring points inside the sphere with a radius of r are connected to each other to form a network. The final PFH geometric feature will be a histogram obtained by calculating the change relationship between all pairs of points in the neighborhood.</w:t>
      </w:r>
    </w:p>
    <w:p w14:paraId="087E0649" w14:textId="1561A354"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In order to calculate the relative difference betwee</w:t>
      </w:r>
      <w:r w:rsidR="00BC4F70" w:rsidRPr="006E199A">
        <w:rPr>
          <w:rFonts w:asciiTheme="majorHAnsi" w:hAnsiTheme="majorHAnsi" w:cstheme="majorHAnsi"/>
        </w:rPr>
        <w:t>n the two, given two points</w:t>
      </w:r>
      <w:r w:rsidRPr="006E199A">
        <w:rPr>
          <w:rFonts w:asciiTheme="majorHAnsi" w:hAnsiTheme="majorHAnsi" w:cstheme="majorHAnsi"/>
        </w:rPr>
        <w:t>,</w:t>
      </w:r>
      <w:r w:rsidR="00BC4F70" w:rsidRPr="006E199A">
        <w:rPr>
          <w:rFonts w:asciiTheme="majorHAnsi" w:hAnsiTheme="majorHAnsi" w:cstheme="majorHAnsi"/>
        </w:rPr>
        <w:t xml:space="preserve"> </w:t>
      </w:r>
      <w:r w:rsidR="00BC4F70" w:rsidRPr="006E199A">
        <w:rPr>
          <w:rFonts w:asciiTheme="majorHAnsi" w:hAnsiTheme="majorHAnsi" w:cstheme="majorHAnsi"/>
          <w:b/>
        </w:rPr>
        <w:t>Ps</w:t>
      </w:r>
      <w:r w:rsidR="00BC4F70" w:rsidRPr="006E199A">
        <w:rPr>
          <w:rFonts w:asciiTheme="majorHAnsi" w:hAnsiTheme="majorHAnsi" w:cstheme="majorHAnsi"/>
        </w:rPr>
        <w:t xml:space="preserve"> and </w:t>
      </w:r>
      <w:r w:rsidR="00BC4F70" w:rsidRPr="006E199A">
        <w:rPr>
          <w:rFonts w:asciiTheme="majorHAnsi" w:hAnsiTheme="majorHAnsi" w:cstheme="majorHAnsi"/>
          <w:b/>
        </w:rPr>
        <w:t>Pt</w:t>
      </w:r>
      <w:r w:rsidRPr="006E199A">
        <w:rPr>
          <w:rFonts w:asciiTheme="majorHAnsi" w:hAnsiTheme="majorHAnsi" w:cstheme="majorHAnsi"/>
        </w:rPr>
        <w:t>, and th</w:t>
      </w:r>
      <w:r w:rsidR="00BC4F70" w:rsidRPr="006E199A">
        <w:rPr>
          <w:rFonts w:asciiTheme="majorHAnsi" w:hAnsiTheme="majorHAnsi" w:cstheme="majorHAnsi"/>
        </w:rPr>
        <w:t xml:space="preserve">eir associated normals </w:t>
      </w:r>
      <w:r w:rsidR="00BC4F70" w:rsidRPr="006E199A">
        <w:rPr>
          <w:rFonts w:asciiTheme="majorHAnsi" w:hAnsiTheme="majorHAnsi" w:cstheme="majorHAnsi"/>
          <w:b/>
        </w:rPr>
        <w:t>ns</w:t>
      </w:r>
      <w:r w:rsidR="00BC4F70" w:rsidRPr="006E199A">
        <w:rPr>
          <w:rFonts w:asciiTheme="majorHAnsi" w:hAnsiTheme="majorHAnsi" w:cstheme="majorHAnsi"/>
        </w:rPr>
        <w:t xml:space="preserve"> and </w:t>
      </w:r>
      <w:r w:rsidR="00BC4F70" w:rsidRPr="006E199A">
        <w:rPr>
          <w:rFonts w:asciiTheme="majorHAnsi" w:hAnsiTheme="majorHAnsi" w:cstheme="majorHAnsi"/>
          <w:b/>
        </w:rPr>
        <w:t>nt</w:t>
      </w:r>
      <w:r w:rsidRPr="006E199A">
        <w:rPr>
          <w:rFonts w:asciiTheme="majorHAnsi" w:hAnsiTheme="majorHAnsi" w:cstheme="majorHAnsi"/>
        </w:rPr>
        <w:t>, we define a fixed coordinate system at a certain point.</w:t>
      </w:r>
    </w:p>
    <w:p w14:paraId="1FBB17FD" w14:textId="0C682956" w:rsidR="00592C49" w:rsidRPr="006E199A" w:rsidRDefault="00592C49"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130679EC" wp14:editId="2D369AAE">
            <wp:extent cx="2785731" cy="108334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89145" cy="1084668"/>
                    </a:xfrm>
                    <a:prstGeom prst="rect">
                      <a:avLst/>
                    </a:prstGeom>
                  </pic:spPr>
                </pic:pic>
              </a:graphicData>
            </a:graphic>
          </wp:inline>
        </w:drawing>
      </w:r>
    </w:p>
    <w:p w14:paraId="22DBB59E" w14:textId="4D6E447F"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Figure 7 Ps and Pt, and their associated normals ns and nt</w:t>
      </w:r>
    </w:p>
    <w:p w14:paraId="38208B06" w14:textId="77777777" w:rsidR="00BC4F70" w:rsidRPr="006E199A" w:rsidRDefault="00BC4F70" w:rsidP="00D163D9">
      <w:pPr>
        <w:jc w:val="center"/>
        <w:rPr>
          <w:rFonts w:asciiTheme="majorHAnsi" w:hAnsiTheme="majorHAnsi" w:cstheme="majorHAnsi"/>
        </w:rPr>
      </w:pPr>
    </w:p>
    <w:p w14:paraId="65C3D5E4" w14:textId="5C50B289"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 xml:space="preserve">Using the uvw coordinate system above, the difference </w:t>
      </w:r>
      <w:r w:rsidR="00BC4F70" w:rsidRPr="006E199A">
        <w:rPr>
          <w:rFonts w:asciiTheme="majorHAnsi" w:hAnsiTheme="majorHAnsi" w:cstheme="majorHAnsi"/>
        </w:rPr>
        <w:t xml:space="preserve">between the </w:t>
      </w:r>
      <w:r w:rsidR="00BC4F70" w:rsidRPr="006E199A">
        <w:rPr>
          <w:rFonts w:asciiTheme="majorHAnsi" w:hAnsiTheme="majorHAnsi" w:cstheme="majorHAnsi"/>
          <w:b/>
        </w:rPr>
        <w:t>ns</w:t>
      </w:r>
      <w:r w:rsidR="00BC4F70" w:rsidRPr="006E199A">
        <w:rPr>
          <w:rFonts w:asciiTheme="majorHAnsi" w:hAnsiTheme="majorHAnsi" w:cstheme="majorHAnsi"/>
        </w:rPr>
        <w:t xml:space="preserve"> normal and the </w:t>
      </w:r>
      <w:r w:rsidR="00BC4F70" w:rsidRPr="006E199A">
        <w:rPr>
          <w:rFonts w:asciiTheme="majorHAnsi" w:hAnsiTheme="majorHAnsi" w:cstheme="majorHAnsi"/>
          <w:b/>
        </w:rPr>
        <w:t>nt</w:t>
      </w:r>
      <w:r w:rsidRPr="006E199A">
        <w:rPr>
          <w:rFonts w:asciiTheme="majorHAnsi" w:hAnsiTheme="majorHAnsi" w:cstheme="majorHAnsi"/>
        </w:rPr>
        <w:t xml:space="preserve"> normal can be resolved into the following 3 angle differences</w:t>
      </w:r>
    </w:p>
    <w:p w14:paraId="2EB433D2" w14:textId="104F29CB" w:rsidR="00BC4F70" w:rsidRPr="006E199A" w:rsidRDefault="00BC4F70" w:rsidP="00D163D9">
      <w:pPr>
        <w:jc w:val="center"/>
        <w:rPr>
          <w:rFonts w:asciiTheme="majorHAnsi" w:hAnsiTheme="majorHAnsi" w:cstheme="majorHAnsi"/>
        </w:rPr>
      </w:pPr>
      <w:r w:rsidRPr="00425FA8">
        <w:rPr>
          <w:rFonts w:asciiTheme="majorHAnsi" w:hAnsiTheme="majorHAnsi" w:cstheme="majorHAnsi"/>
          <w:noProof/>
        </w:rPr>
        <w:lastRenderedPageBreak/>
        <w:drawing>
          <wp:inline distT="0" distB="0" distL="0" distR="0" wp14:anchorId="48031049" wp14:editId="38949B8F">
            <wp:extent cx="1914525" cy="923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14525" cy="923925"/>
                    </a:xfrm>
                    <a:prstGeom prst="rect">
                      <a:avLst/>
                    </a:prstGeom>
                  </pic:spPr>
                </pic:pic>
              </a:graphicData>
            </a:graphic>
          </wp:inline>
        </w:drawing>
      </w:r>
    </w:p>
    <w:p w14:paraId="1CD3C279" w14:textId="163C102E" w:rsidR="00BE24E8" w:rsidRPr="006E199A" w:rsidRDefault="00BE24E8" w:rsidP="00BE24E8">
      <w:pPr>
        <w:pStyle w:val="Caption"/>
        <w:jc w:val="center"/>
        <w:rPr>
          <w:rFonts w:asciiTheme="majorHAnsi" w:hAnsiTheme="majorHAnsi" w:cstheme="majorHAnsi"/>
        </w:rPr>
      </w:pPr>
      <w:r w:rsidRPr="006E199A">
        <w:rPr>
          <w:rFonts w:asciiTheme="majorHAnsi" w:hAnsiTheme="majorHAnsi" w:cstheme="majorHAnsi"/>
          <w:b w:val="0"/>
        </w:rPr>
        <w:t>Figure 8 Formula to calculate 3 angle differences</w:t>
      </w:r>
    </w:p>
    <w:p w14:paraId="5382495C" w14:textId="77777777" w:rsidR="00BC4F70" w:rsidRPr="006E199A" w:rsidRDefault="00BC4F70" w:rsidP="00D163D9">
      <w:pPr>
        <w:jc w:val="center"/>
        <w:rPr>
          <w:rFonts w:asciiTheme="majorHAnsi" w:hAnsiTheme="majorHAnsi" w:cstheme="majorHAnsi"/>
        </w:rPr>
      </w:pPr>
    </w:p>
    <w:p w14:paraId="24F16E96" w14:textId="0043B7B0"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 xml:space="preserve">These variables, together with the </w:t>
      </w:r>
      <w:del w:id="1007" w:author="STB" w:date="2020-09-09T15:39:00Z">
        <w:r w:rsidRPr="006E199A" w:rsidDel="009A7397">
          <w:rPr>
            <w:rFonts w:asciiTheme="majorHAnsi" w:hAnsiTheme="majorHAnsi" w:cstheme="majorHAnsi"/>
          </w:rPr>
          <w:delText>euclidean</w:delText>
        </w:r>
      </w:del>
      <w:ins w:id="1008" w:author="STB" w:date="2020-09-09T15:39:00Z">
        <w:r w:rsidR="009A7397" w:rsidRPr="006E199A">
          <w:rPr>
            <w:rFonts w:asciiTheme="majorHAnsi" w:hAnsiTheme="majorHAnsi" w:cstheme="majorHAnsi"/>
          </w:rPr>
          <w:t>Euclidean</w:t>
        </w:r>
      </w:ins>
      <w:r w:rsidRPr="006E199A">
        <w:rPr>
          <w:rFonts w:asciiTheme="majorHAnsi" w:hAnsiTheme="majorHAnsi" w:cstheme="majorHAnsi"/>
        </w:rPr>
        <w:t xml:space="preserve"> distance between the points, </w:t>
      </w:r>
      <w:r w:rsidR="00BC4F70" w:rsidRPr="006E199A">
        <w:rPr>
          <w:rFonts w:asciiTheme="majorHAnsi" w:hAnsiTheme="majorHAnsi" w:cstheme="majorHAnsi"/>
        </w:rPr>
        <w:t>are saved, and then binned to a</w:t>
      </w:r>
      <w:r w:rsidRPr="006E199A">
        <w:rPr>
          <w:rFonts w:asciiTheme="majorHAnsi" w:hAnsiTheme="majorHAnsi" w:cstheme="majorHAnsi"/>
        </w:rPr>
        <w:t xml:space="preserve"> histogram when all pairs have been computed.</w:t>
      </w:r>
    </w:p>
    <w:p w14:paraId="710A43DA" w14:textId="5D2C3367" w:rsidR="00592C49" w:rsidRPr="006E199A" w:rsidRDefault="00592C49" w:rsidP="00D163D9">
      <w:pPr>
        <w:ind w:firstLineChars="50" w:firstLine="110"/>
        <w:jc w:val="both"/>
        <w:rPr>
          <w:rFonts w:asciiTheme="majorHAnsi" w:hAnsiTheme="majorHAnsi" w:cstheme="majorHAnsi"/>
        </w:rPr>
      </w:pPr>
      <w:r w:rsidRPr="006E199A">
        <w:rPr>
          <w:rFonts w:asciiTheme="majorHAnsi" w:hAnsiTheme="majorHAnsi" w:cstheme="majorHAnsi"/>
        </w:rPr>
        <w:t>The final descriptor is the concatenation of the histograms of each variable.</w:t>
      </w:r>
    </w:p>
    <w:p w14:paraId="03E87789"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Fast Point Feature Histogram (FPFH) is an extension of PFH, it shares most of the characteristics and principles with this geometric feature of PFH.</w:t>
      </w:r>
    </w:p>
    <w:p w14:paraId="083E7E7E"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The input of FPFH is also a point cloud with normal information, and the output is a histogram that can reflect the characteristics of the neighborhood around each point. But unlike PFH, some simplification and optimization measures will be taken to speed up the calculation of FPFH.</w:t>
      </w:r>
    </w:p>
    <w:p w14:paraId="60876954"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The following specifically describes how FPFH makes calculations faster through simplification and optimization.</w:t>
      </w:r>
    </w:p>
    <w:p w14:paraId="45E0B19F" w14:textId="002CC70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 xml:space="preserve">First, for each </w:t>
      </w:r>
      <w:r w:rsidR="00623C81" w:rsidRPr="006E199A">
        <w:rPr>
          <w:rFonts w:asciiTheme="majorHAnsi" w:hAnsiTheme="majorHAnsi" w:cstheme="majorHAnsi"/>
        </w:rPr>
        <w:t>point,</w:t>
      </w:r>
      <w:r w:rsidRPr="006E199A">
        <w:rPr>
          <w:rFonts w:asciiTheme="majorHAnsi" w:hAnsiTheme="majorHAnsi" w:cstheme="majorHAnsi"/>
        </w:rPr>
        <w:t xml:space="preserve"> use a method similar to PFH to calculate the triples and obtain a simplified Point Feature Histogram referred as SPFH.</w:t>
      </w:r>
    </w:p>
    <w:p w14:paraId="580AFCEC" w14:textId="77777777" w:rsidR="00BC4F70" w:rsidRPr="006E199A" w:rsidRDefault="00BC4F70" w:rsidP="00BC4F70">
      <w:pPr>
        <w:ind w:firstLineChars="50" w:firstLine="110"/>
        <w:jc w:val="both"/>
        <w:rPr>
          <w:rFonts w:asciiTheme="majorHAnsi" w:hAnsiTheme="majorHAnsi" w:cstheme="majorHAnsi"/>
        </w:rPr>
      </w:pPr>
      <w:r w:rsidRPr="006E199A">
        <w:rPr>
          <w:rFonts w:asciiTheme="majorHAnsi" w:hAnsiTheme="majorHAnsi" w:cstheme="majorHAnsi"/>
        </w:rPr>
        <w:t>Use a weighted neighboring SPFH to calculate final value of the histogram as follows:</w:t>
      </w:r>
    </w:p>
    <w:p w14:paraId="3895D39C" w14:textId="0A01FB9C" w:rsidR="00BC4F70" w:rsidRPr="006E199A" w:rsidRDefault="00BC4F70"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091E537C" wp14:editId="6B757E48">
            <wp:extent cx="3619500" cy="781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781050"/>
                    </a:xfrm>
                    <a:prstGeom prst="rect">
                      <a:avLst/>
                    </a:prstGeom>
                  </pic:spPr>
                </pic:pic>
              </a:graphicData>
            </a:graphic>
          </wp:inline>
        </w:drawing>
      </w:r>
    </w:p>
    <w:p w14:paraId="6BC7B108" w14:textId="02FED7E1" w:rsidR="00BC4F70" w:rsidRPr="006E199A" w:rsidRDefault="00BC4F70" w:rsidP="00BC4F70">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200257" w:rsidRPr="006E199A">
        <w:rPr>
          <w:rFonts w:asciiTheme="majorHAnsi" w:hAnsiTheme="majorHAnsi" w:cstheme="majorHAnsi"/>
          <w:b w:val="0"/>
        </w:rPr>
        <w:t>9</w:t>
      </w:r>
      <w:r w:rsidRPr="006E199A">
        <w:rPr>
          <w:rFonts w:asciiTheme="majorHAnsi" w:hAnsiTheme="majorHAnsi" w:cstheme="majorHAnsi"/>
          <w:b w:val="0"/>
        </w:rPr>
        <w:t xml:space="preserve"> </w:t>
      </w:r>
      <w:r w:rsidR="00CF75D5" w:rsidRPr="006E199A">
        <w:rPr>
          <w:rFonts w:asciiTheme="majorHAnsi" w:hAnsiTheme="majorHAnsi" w:cstheme="majorHAnsi"/>
          <w:b w:val="0"/>
        </w:rPr>
        <w:t>Calculate final value of the histogram</w:t>
      </w:r>
    </w:p>
    <w:p w14:paraId="66E3D465" w14:textId="77777777" w:rsidR="00BC4F70" w:rsidRPr="006E199A" w:rsidRDefault="00BC4F70" w:rsidP="00D163D9">
      <w:pPr>
        <w:ind w:firstLineChars="50" w:firstLine="110"/>
        <w:jc w:val="center"/>
        <w:rPr>
          <w:rFonts w:asciiTheme="majorHAnsi" w:hAnsiTheme="majorHAnsi" w:cstheme="majorHAnsi"/>
        </w:rPr>
      </w:pPr>
    </w:p>
    <w:p w14:paraId="4775F116" w14:textId="4D5826E5" w:rsidR="00BC4F70" w:rsidRPr="006E199A" w:rsidRDefault="00BC4F70" w:rsidP="00D163D9">
      <w:pPr>
        <w:ind w:firstLineChars="50" w:firstLine="110"/>
        <w:jc w:val="both"/>
        <w:rPr>
          <w:rFonts w:asciiTheme="majorHAnsi" w:hAnsiTheme="majorHAnsi" w:cstheme="majorHAnsi"/>
        </w:rPr>
      </w:pPr>
      <w:r w:rsidRPr="006E199A">
        <w:rPr>
          <w:rFonts w:asciiTheme="majorHAnsi" w:hAnsiTheme="majorHAnsi" w:cstheme="majorHAnsi"/>
        </w:rPr>
        <w:t>Where the weights depend on the center point and a neighbor point at a given distance metric space. Of course, other measurement methods can also be used here to set this weight.</w:t>
      </w:r>
    </w:p>
    <w:p w14:paraId="194561E5" w14:textId="3CD6A794" w:rsidR="00BE24E8" w:rsidRPr="006E199A" w:rsidRDefault="00BE24E8" w:rsidP="00D163D9">
      <w:pPr>
        <w:ind w:firstLineChars="50" w:firstLine="110"/>
        <w:jc w:val="both"/>
        <w:rPr>
          <w:rFonts w:asciiTheme="majorHAnsi" w:hAnsiTheme="majorHAnsi" w:cstheme="majorHAnsi"/>
        </w:rPr>
      </w:pPr>
    </w:p>
    <w:p w14:paraId="11E79FCD" w14:textId="77777777" w:rsidR="00623C81" w:rsidRPr="006E199A" w:rsidRDefault="00623C81" w:rsidP="00D163D9">
      <w:pPr>
        <w:ind w:firstLineChars="50" w:firstLine="110"/>
        <w:jc w:val="both"/>
        <w:rPr>
          <w:rFonts w:asciiTheme="majorHAnsi" w:hAnsiTheme="majorHAnsi" w:cstheme="majorHAnsi"/>
        </w:rPr>
      </w:pPr>
    </w:p>
    <w:p w14:paraId="2C000A6A" w14:textId="22295619" w:rsidR="00CF75D5" w:rsidRPr="006E199A" w:rsidRDefault="00CF75D5" w:rsidP="00CF75D5">
      <w:pPr>
        <w:pStyle w:val="Heading2"/>
        <w:spacing w:before="0" w:after="120"/>
        <w:rPr>
          <w:rFonts w:cstheme="majorHAnsi"/>
          <w:b/>
          <w:sz w:val="32"/>
          <w:szCs w:val="32"/>
        </w:rPr>
      </w:pPr>
      <w:bookmarkStart w:id="1009" w:name="_Ref50449157"/>
      <w:bookmarkStart w:id="1010" w:name="_Toc50556399"/>
      <w:r w:rsidRPr="006E199A">
        <w:rPr>
          <w:rFonts w:cstheme="majorHAnsi"/>
          <w:b/>
          <w:color w:val="auto"/>
          <w:sz w:val="32"/>
          <w:szCs w:val="32"/>
        </w:rPr>
        <w:lastRenderedPageBreak/>
        <w:t>4.2. Local Registration</w:t>
      </w:r>
      <w:bookmarkEnd w:id="1009"/>
      <w:bookmarkEnd w:id="1010"/>
    </w:p>
    <w:p w14:paraId="28A54CF5" w14:textId="2FF298D0" w:rsidR="0052385C" w:rsidRPr="006E199A" w:rsidRDefault="0052385C" w:rsidP="00D163D9">
      <w:pPr>
        <w:spacing w:after="120"/>
        <w:ind w:firstLineChars="50" w:firstLine="110"/>
        <w:jc w:val="both"/>
        <w:rPr>
          <w:rFonts w:asciiTheme="majorHAnsi" w:hAnsiTheme="majorHAnsi" w:cstheme="majorHAnsi"/>
        </w:rPr>
      </w:pPr>
      <w:r w:rsidRPr="006E199A">
        <w:rPr>
          <w:rFonts w:asciiTheme="majorHAnsi" w:hAnsiTheme="majorHAnsi" w:cstheme="majorHAnsi"/>
        </w:rPr>
        <w:t xml:space="preserve">For performance reason, the Local registration is only performed on a heavily down-sampled (In Pre-processing step) point cloud. </w:t>
      </w:r>
    </w:p>
    <w:p w14:paraId="749724F3" w14:textId="77777777" w:rsidR="0052385C" w:rsidRPr="006E199A" w:rsidRDefault="0052385C" w:rsidP="0052385C">
      <w:pPr>
        <w:spacing w:after="120"/>
        <w:ind w:firstLineChars="50" w:firstLine="110"/>
        <w:jc w:val="both"/>
        <w:rPr>
          <w:rFonts w:asciiTheme="majorHAnsi" w:hAnsiTheme="majorHAnsi" w:cstheme="majorHAnsi"/>
        </w:rPr>
      </w:pPr>
      <w:r w:rsidRPr="006E199A">
        <w:rPr>
          <w:rFonts w:asciiTheme="majorHAnsi" w:hAnsiTheme="majorHAnsi" w:cstheme="majorHAnsi"/>
        </w:rPr>
        <w:t>Following figure is result of Local Registration process. We can easily to see that:</w:t>
      </w:r>
    </w:p>
    <w:p w14:paraId="65716E38" w14:textId="77777777" w:rsidR="0052385C" w:rsidRPr="006E199A" w:rsidRDefault="0052385C" w:rsidP="00D163D9">
      <w:pPr>
        <w:spacing w:after="120"/>
        <w:ind w:firstLineChars="327" w:firstLine="719"/>
        <w:jc w:val="both"/>
        <w:rPr>
          <w:rFonts w:asciiTheme="majorHAnsi" w:hAnsiTheme="majorHAnsi" w:cstheme="majorHAnsi"/>
        </w:rPr>
      </w:pPr>
      <w:r w:rsidRPr="006E199A">
        <w:rPr>
          <w:rFonts w:asciiTheme="majorHAnsi" w:hAnsiTheme="majorHAnsi" w:cstheme="majorHAnsi"/>
        </w:rPr>
        <w:t>- The density of points is low.</w:t>
      </w:r>
    </w:p>
    <w:p w14:paraId="18863C48" w14:textId="6F070548" w:rsidR="0052385C" w:rsidRPr="006E199A" w:rsidRDefault="0052385C" w:rsidP="00D163D9">
      <w:pPr>
        <w:spacing w:after="120"/>
        <w:ind w:firstLineChars="326" w:firstLine="717"/>
        <w:jc w:val="both"/>
        <w:rPr>
          <w:rFonts w:asciiTheme="majorHAnsi" w:hAnsiTheme="majorHAnsi" w:cstheme="majorHAnsi"/>
        </w:rPr>
      </w:pPr>
      <w:r w:rsidRPr="006E199A">
        <w:rPr>
          <w:rFonts w:asciiTheme="majorHAnsi" w:hAnsiTheme="majorHAnsi" w:cstheme="majorHAnsi"/>
        </w:rPr>
        <w:t>- The result is also not tight</w:t>
      </w:r>
    </w:p>
    <w:p w14:paraId="0AB4677C" w14:textId="5D10A835" w:rsidR="00CF75D5" w:rsidRPr="006E199A" w:rsidRDefault="0052385C" w:rsidP="00D163D9">
      <w:pPr>
        <w:jc w:val="center"/>
        <w:rPr>
          <w:rFonts w:asciiTheme="majorHAnsi" w:hAnsiTheme="majorHAnsi" w:cstheme="majorHAnsi"/>
        </w:rPr>
      </w:pPr>
      <w:r w:rsidRPr="00425FA8">
        <w:rPr>
          <w:rFonts w:asciiTheme="majorHAnsi" w:hAnsiTheme="majorHAnsi" w:cstheme="majorHAnsi"/>
          <w:noProof/>
        </w:rPr>
        <w:drawing>
          <wp:inline distT="0" distB="0" distL="0" distR="0" wp14:anchorId="62F7B3E5" wp14:editId="6A0E479E">
            <wp:extent cx="4896265" cy="2392878"/>
            <wp:effectExtent l="0" t="0" r="0" b="7620"/>
            <wp:docPr id="16" name="Picture 16" descr="../../_images/tutorial_Advanced_global_registration_1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_images/tutorial_Advanced_global_registration_11_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880" b="9283"/>
                    <a:stretch/>
                  </pic:blipFill>
                  <pic:spPr bwMode="auto">
                    <a:xfrm>
                      <a:off x="0" y="0"/>
                      <a:ext cx="4896345" cy="2392917"/>
                    </a:xfrm>
                    <a:prstGeom prst="rect">
                      <a:avLst/>
                    </a:prstGeom>
                    <a:noFill/>
                    <a:ln>
                      <a:noFill/>
                    </a:ln>
                    <a:extLst>
                      <a:ext uri="{53640926-AAD7-44D8-BBD7-CCE9431645EC}">
                        <a14:shadowObscured xmlns:a14="http://schemas.microsoft.com/office/drawing/2010/main"/>
                      </a:ext>
                    </a:extLst>
                  </pic:spPr>
                </pic:pic>
              </a:graphicData>
            </a:graphic>
          </wp:inline>
        </w:drawing>
      </w:r>
    </w:p>
    <w:p w14:paraId="276AE373" w14:textId="3C72E844" w:rsidR="0052385C" w:rsidRPr="006E199A" w:rsidRDefault="0052385C" w:rsidP="0052385C">
      <w:pPr>
        <w:pStyle w:val="Caption"/>
        <w:jc w:val="center"/>
        <w:rPr>
          <w:rFonts w:asciiTheme="majorHAnsi" w:hAnsiTheme="majorHAnsi" w:cstheme="majorHAnsi"/>
        </w:rPr>
      </w:pPr>
      <w:r w:rsidRPr="006E199A">
        <w:rPr>
          <w:rFonts w:asciiTheme="majorHAnsi" w:hAnsiTheme="majorHAnsi" w:cstheme="majorHAnsi"/>
          <w:b w:val="0"/>
        </w:rPr>
        <w:t xml:space="preserve">Figure </w:t>
      </w:r>
      <w:r w:rsidR="00200257" w:rsidRPr="006E199A">
        <w:rPr>
          <w:rFonts w:asciiTheme="majorHAnsi" w:hAnsiTheme="majorHAnsi" w:cstheme="majorHAnsi"/>
          <w:b w:val="0"/>
        </w:rPr>
        <w:t>10</w:t>
      </w:r>
      <w:r w:rsidRPr="006E199A">
        <w:rPr>
          <w:rFonts w:asciiTheme="majorHAnsi" w:hAnsiTheme="majorHAnsi" w:cstheme="majorHAnsi"/>
          <w:b w:val="0"/>
        </w:rPr>
        <w:t xml:space="preserve"> Result of Local Registration</w:t>
      </w:r>
    </w:p>
    <w:p w14:paraId="20BFCF00" w14:textId="77777777" w:rsidR="0052385C" w:rsidRPr="006E199A" w:rsidRDefault="0052385C" w:rsidP="00D163D9">
      <w:pPr>
        <w:ind w:firstLineChars="50" w:firstLine="110"/>
        <w:rPr>
          <w:rFonts w:asciiTheme="majorHAnsi" w:hAnsiTheme="majorHAnsi" w:cstheme="majorHAnsi"/>
        </w:rPr>
      </w:pPr>
    </w:p>
    <w:p w14:paraId="30648841" w14:textId="61D39A60" w:rsidR="0052385C" w:rsidRPr="006E199A" w:rsidRDefault="0052385C" w:rsidP="00D163D9">
      <w:pPr>
        <w:ind w:firstLineChars="50" w:firstLine="110"/>
        <w:jc w:val="both"/>
        <w:rPr>
          <w:rFonts w:asciiTheme="majorHAnsi" w:hAnsiTheme="majorHAnsi" w:cstheme="majorHAnsi"/>
        </w:rPr>
      </w:pPr>
      <w:r w:rsidRPr="006E199A">
        <w:rPr>
          <w:rFonts w:asciiTheme="majorHAnsi" w:hAnsiTheme="majorHAnsi" w:cstheme="majorHAnsi"/>
        </w:rPr>
        <w:t xml:space="preserve">We must use </w:t>
      </w:r>
      <w:del w:id="1011" w:author="STB" w:date="2020-09-09T14:28:00Z">
        <w:r w:rsidRPr="006E199A" w:rsidDel="00E9433E">
          <w:rPr>
            <w:rFonts w:asciiTheme="majorHAnsi" w:hAnsiTheme="majorHAnsi" w:cstheme="majorHAnsi"/>
          </w:rPr>
          <w:delText>ICP registration</w:delText>
        </w:r>
      </w:del>
      <w:ins w:id="1012" w:author="STB" w:date="2020-09-09T14:28:00Z">
        <w:r w:rsidR="00E9433E" w:rsidRPr="006E199A">
          <w:rPr>
            <w:rFonts w:asciiTheme="majorHAnsi" w:hAnsiTheme="majorHAnsi" w:cstheme="majorHAnsi"/>
          </w:rPr>
          <w:t>Point-to-Plane</w:t>
        </w:r>
      </w:ins>
      <w:r w:rsidRPr="006E199A">
        <w:rPr>
          <w:rFonts w:asciiTheme="majorHAnsi" w:hAnsiTheme="majorHAnsi" w:cstheme="majorHAnsi"/>
        </w:rPr>
        <w:t xml:space="preserve"> </w:t>
      </w:r>
      <w:del w:id="1013" w:author="STB" w:date="2020-09-09T14:28:00Z">
        <w:r w:rsidRPr="006E199A" w:rsidDel="00E9433E">
          <w:rPr>
            <w:rFonts w:asciiTheme="majorHAnsi" w:hAnsiTheme="majorHAnsi" w:cstheme="majorHAnsi"/>
          </w:rPr>
          <w:delText>(point to plan)</w:delText>
        </w:r>
      </w:del>
      <w:ins w:id="1014" w:author="STB" w:date="2020-09-09T14:28:00Z">
        <w:r w:rsidR="00E9433E" w:rsidRPr="006E199A">
          <w:rPr>
            <w:rFonts w:asciiTheme="majorHAnsi" w:hAnsiTheme="majorHAnsi" w:cstheme="majorHAnsi"/>
          </w:rPr>
          <w:t>ICP</w:t>
        </w:r>
      </w:ins>
      <w:r w:rsidRPr="006E199A">
        <w:rPr>
          <w:rFonts w:asciiTheme="majorHAnsi" w:hAnsiTheme="majorHAnsi" w:cstheme="majorHAnsi"/>
        </w:rPr>
        <w:t xml:space="preserve"> in next step (</w:t>
      </w:r>
      <w:del w:id="1015" w:author="STB" w:date="2020-09-09T11:28:00Z">
        <w:r w:rsidRPr="006E199A" w:rsidDel="009E1169">
          <w:rPr>
            <w:rFonts w:asciiTheme="majorHAnsi" w:hAnsiTheme="majorHAnsi" w:cstheme="majorHAnsi"/>
          </w:rPr>
          <w:delText>Merging Result</w:delText>
        </w:r>
      </w:del>
      <w:ins w:id="1016" w:author="STB" w:date="2020-09-09T11:28:00Z">
        <w:r w:rsidR="009E1169" w:rsidRPr="006E199A">
          <w:rPr>
            <w:rFonts w:asciiTheme="majorHAnsi" w:hAnsiTheme="majorHAnsi" w:cstheme="majorHAnsi"/>
          </w:rPr>
          <w:t>ICP Registration</w:t>
        </w:r>
      </w:ins>
      <w:r w:rsidRPr="006E199A">
        <w:rPr>
          <w:rFonts w:asciiTheme="majorHAnsi" w:hAnsiTheme="majorHAnsi" w:cstheme="majorHAnsi"/>
        </w:rPr>
        <w:t>) to further refine the alignment.</w:t>
      </w:r>
    </w:p>
    <w:p w14:paraId="0C967C25" w14:textId="320555D5" w:rsidR="0052385C" w:rsidRPr="006E199A" w:rsidRDefault="00BE24E8" w:rsidP="00D163D9">
      <w:pPr>
        <w:ind w:firstLineChars="50" w:firstLine="110"/>
        <w:jc w:val="center"/>
        <w:rPr>
          <w:rFonts w:asciiTheme="majorHAnsi" w:hAnsiTheme="majorHAnsi" w:cstheme="majorHAnsi"/>
        </w:rPr>
      </w:pPr>
      <w:r w:rsidRPr="00425FA8">
        <w:rPr>
          <w:rFonts w:asciiTheme="majorHAnsi" w:hAnsiTheme="majorHAnsi" w:cstheme="majorHAnsi"/>
          <w:noProof/>
        </w:rPr>
        <w:drawing>
          <wp:inline distT="0" distB="0" distL="0" distR="0" wp14:anchorId="1C113094" wp14:editId="7D5EB5DE">
            <wp:extent cx="4651993" cy="2274117"/>
            <wp:effectExtent l="0" t="0" r="0" b="0"/>
            <wp:docPr id="17" name="Picture 17" descr="../../_images/tutorial_Advanced_global_registration_1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_images/tutorial_Advanced_global_registration_15_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989" b="8148"/>
                    <a:stretch/>
                  </pic:blipFill>
                  <pic:spPr bwMode="auto">
                    <a:xfrm>
                      <a:off x="0" y="0"/>
                      <a:ext cx="4655038" cy="2275605"/>
                    </a:xfrm>
                    <a:prstGeom prst="rect">
                      <a:avLst/>
                    </a:prstGeom>
                    <a:noFill/>
                    <a:ln>
                      <a:noFill/>
                    </a:ln>
                    <a:extLst>
                      <a:ext uri="{53640926-AAD7-44D8-BBD7-CCE9431645EC}">
                        <a14:shadowObscured xmlns:a14="http://schemas.microsoft.com/office/drawing/2010/main"/>
                      </a:ext>
                    </a:extLst>
                  </pic:spPr>
                </pic:pic>
              </a:graphicData>
            </a:graphic>
          </wp:inline>
        </w:drawing>
      </w:r>
    </w:p>
    <w:p w14:paraId="7974FFCC" w14:textId="092B1C2F" w:rsidR="0052385C" w:rsidRPr="006E199A" w:rsidRDefault="00BE24E8" w:rsidP="00BE24E8">
      <w:pPr>
        <w:pStyle w:val="Caption"/>
        <w:jc w:val="center"/>
        <w:rPr>
          <w:ins w:id="1017" w:author="STB" w:date="2020-09-09T09:41:00Z"/>
          <w:rFonts w:asciiTheme="majorHAnsi" w:hAnsiTheme="majorHAnsi" w:cstheme="majorHAnsi"/>
          <w:b w:val="0"/>
        </w:rPr>
      </w:pPr>
      <w:r w:rsidRPr="006E199A">
        <w:rPr>
          <w:rFonts w:asciiTheme="majorHAnsi" w:hAnsiTheme="majorHAnsi" w:cstheme="majorHAnsi"/>
          <w:b w:val="0"/>
        </w:rPr>
        <w:t>Figure 1</w:t>
      </w:r>
      <w:r w:rsidR="00200257" w:rsidRPr="006E199A">
        <w:rPr>
          <w:rFonts w:asciiTheme="majorHAnsi" w:hAnsiTheme="majorHAnsi" w:cstheme="majorHAnsi"/>
          <w:b w:val="0"/>
        </w:rPr>
        <w:t>1</w:t>
      </w:r>
      <w:r w:rsidRPr="006E199A">
        <w:rPr>
          <w:rFonts w:asciiTheme="majorHAnsi" w:hAnsiTheme="majorHAnsi" w:cstheme="majorHAnsi"/>
          <w:b w:val="0"/>
        </w:rPr>
        <w:t xml:space="preserve"> Result of Global Registration</w:t>
      </w:r>
    </w:p>
    <w:p w14:paraId="535B902C" w14:textId="6AD29014" w:rsidR="00502910" w:rsidRPr="006E199A" w:rsidRDefault="00502910" w:rsidP="00502910">
      <w:pPr>
        <w:pStyle w:val="Heading2"/>
        <w:spacing w:before="0" w:after="120"/>
        <w:rPr>
          <w:ins w:id="1018" w:author="STB" w:date="2020-09-09T11:29:00Z"/>
          <w:rFonts w:cstheme="majorHAnsi"/>
          <w:b/>
          <w:color w:val="auto"/>
          <w:sz w:val="32"/>
          <w:szCs w:val="32"/>
        </w:rPr>
      </w:pPr>
      <w:bookmarkStart w:id="1019" w:name="_Toc50556400"/>
      <w:ins w:id="1020" w:author="STB" w:date="2020-09-09T11:10:00Z">
        <w:r w:rsidRPr="006E199A">
          <w:rPr>
            <w:rFonts w:cstheme="majorHAnsi"/>
            <w:b/>
            <w:color w:val="auto"/>
            <w:sz w:val="32"/>
            <w:szCs w:val="32"/>
          </w:rPr>
          <w:lastRenderedPageBreak/>
          <w:t xml:space="preserve">4.3. </w:t>
        </w:r>
      </w:ins>
      <w:ins w:id="1021" w:author="STB" w:date="2020-09-09T11:27:00Z">
        <w:r w:rsidR="009E1169" w:rsidRPr="006E199A">
          <w:rPr>
            <w:rFonts w:cstheme="majorHAnsi"/>
            <w:b/>
            <w:color w:val="auto"/>
            <w:sz w:val="32"/>
            <w:szCs w:val="32"/>
          </w:rPr>
          <w:t>ICP Registration</w:t>
        </w:r>
      </w:ins>
      <w:bookmarkEnd w:id="1019"/>
    </w:p>
    <w:p w14:paraId="3623418F" w14:textId="633458F5" w:rsidR="00502910" w:rsidRPr="009A7397" w:rsidDel="00BA1170" w:rsidRDefault="00BA1170">
      <w:pPr>
        <w:pStyle w:val="Heading2"/>
        <w:spacing w:before="0" w:after="120"/>
        <w:ind w:firstLineChars="50" w:firstLine="110"/>
        <w:jc w:val="both"/>
        <w:rPr>
          <w:del w:id="1022" w:author="STB" w:date="2020-09-09T13:14:00Z"/>
          <w:rFonts w:eastAsiaTheme="minorEastAsia" w:cstheme="minorBidi"/>
          <w:color w:val="auto"/>
          <w:sz w:val="22"/>
          <w:szCs w:val="22"/>
          <w:rPrChange w:id="1023" w:author="STB" w:date="2020-09-09T15:38:00Z">
            <w:rPr>
              <w:del w:id="1024" w:author="STB" w:date="2020-09-09T13:14:00Z"/>
              <w:rFonts w:asciiTheme="minorHAnsi" w:eastAsiaTheme="minorEastAsia" w:hAnsiTheme="minorHAnsi" w:cstheme="minorBidi"/>
              <w:color w:val="auto"/>
              <w:sz w:val="22"/>
              <w:szCs w:val="22"/>
            </w:rPr>
          </w:rPrChange>
        </w:rPr>
        <w:pPrChange w:id="1025" w:author="STB" w:date="2020-09-09T14:53:00Z">
          <w:pPr>
            <w:pStyle w:val="Heading2"/>
            <w:spacing w:before="0" w:after="120"/>
          </w:pPr>
        </w:pPrChange>
      </w:pPr>
      <w:ins w:id="1026" w:author="STB" w:date="2020-09-09T13:14:00Z">
        <w:r w:rsidRPr="009A7397">
          <w:rPr>
            <w:color w:val="auto"/>
            <w:sz w:val="22"/>
            <w:szCs w:val="22"/>
            <w:rPrChange w:id="1027" w:author="STB" w:date="2020-09-09T15:38:00Z">
              <w:rPr/>
            </w:rPrChange>
          </w:rPr>
          <w:t xml:space="preserve">This tutorial demonstrates the ICP (Iterative Closest Point) registration algorithm. It has been a mainstay of geometric registration in both research and industry for many years. The input are two point clouds and an initial transformation that roughly aligns the source point cloud to the target point cloud. The output is a refined transformation that tightly aligns the two point clouds. A helper function draw_registration_result visualizes the alignment during the registration process. In this tutorial, we show two ICP variants, the </w:t>
        </w:r>
        <w:r w:rsidRPr="009A7397">
          <w:rPr>
            <w:b/>
            <w:i/>
            <w:color w:val="auto"/>
            <w:sz w:val="22"/>
            <w:szCs w:val="22"/>
            <w:rPrChange w:id="1028" w:author="STB" w:date="2020-09-09T15:38:00Z">
              <w:rPr/>
            </w:rPrChange>
          </w:rPr>
          <w:t>point-to-point ICP</w:t>
        </w:r>
        <w:r w:rsidRPr="009A7397">
          <w:rPr>
            <w:color w:val="auto"/>
            <w:sz w:val="22"/>
            <w:szCs w:val="22"/>
            <w:rPrChange w:id="1029" w:author="STB" w:date="2020-09-09T15:38:00Z">
              <w:rPr/>
            </w:rPrChange>
          </w:rPr>
          <w:t xml:space="preserve"> and the </w:t>
        </w:r>
        <w:r w:rsidRPr="009A7397">
          <w:rPr>
            <w:b/>
            <w:i/>
            <w:color w:val="auto"/>
            <w:sz w:val="22"/>
            <w:szCs w:val="22"/>
            <w:rPrChange w:id="1030" w:author="STB" w:date="2020-09-09T15:38:00Z">
              <w:rPr/>
            </w:rPrChange>
          </w:rPr>
          <w:t>point-to-plane ICP</w:t>
        </w:r>
      </w:ins>
      <w:ins w:id="1031" w:author="STB" w:date="2020-09-09T13:15:00Z">
        <w:r w:rsidRPr="009A7397">
          <w:rPr>
            <w:color w:val="auto"/>
            <w:sz w:val="22"/>
            <w:szCs w:val="22"/>
            <w:rPrChange w:id="1032" w:author="STB" w:date="2020-09-09T15:38:00Z">
              <w:rPr/>
            </w:rPrChange>
          </w:rPr>
          <w:t>.</w:t>
        </w:r>
      </w:ins>
    </w:p>
    <w:p w14:paraId="6A459547" w14:textId="2257E636" w:rsidR="00BA1170" w:rsidRPr="00425FA8" w:rsidRDefault="00BA1170">
      <w:pPr>
        <w:ind w:firstLineChars="50" w:firstLine="110"/>
        <w:jc w:val="both"/>
        <w:rPr>
          <w:ins w:id="1033" w:author="STB" w:date="2020-09-09T13:16:00Z"/>
        </w:rPr>
        <w:pPrChange w:id="1034" w:author="STB" w:date="2020-09-09T14:53:00Z">
          <w:pPr>
            <w:pStyle w:val="Heading2"/>
            <w:spacing w:before="0" w:after="120"/>
          </w:pPr>
        </w:pPrChange>
      </w:pPr>
      <w:ins w:id="1035" w:author="STB" w:date="2020-09-09T13:16:00Z">
        <w:r w:rsidRPr="009A7397">
          <w:rPr>
            <w:rFonts w:asciiTheme="majorHAnsi" w:hAnsiTheme="majorHAnsi"/>
            <w:rPrChange w:id="1036" w:author="STB" w:date="2020-09-09T15:38:00Z">
              <w:rPr/>
            </w:rPrChange>
          </w:rPr>
          <w:t xml:space="preserve">In the scope of this specification, I will explain only </w:t>
        </w:r>
        <w:r w:rsidRPr="009A7397">
          <w:rPr>
            <w:rFonts w:asciiTheme="majorHAnsi" w:hAnsiTheme="majorHAnsi"/>
            <w:b/>
            <w:i/>
            <w:rPrChange w:id="1037" w:author="STB" w:date="2020-09-09T15:38:00Z">
              <w:rPr/>
            </w:rPrChange>
          </w:rPr>
          <w:t>Point-to-Plane</w:t>
        </w:r>
        <w:r w:rsidRPr="009A7397">
          <w:rPr>
            <w:rFonts w:asciiTheme="majorHAnsi" w:hAnsiTheme="majorHAnsi"/>
            <w:rPrChange w:id="1038" w:author="STB" w:date="2020-09-09T15:38:00Z">
              <w:rPr/>
            </w:rPrChange>
          </w:rPr>
          <w:t>.</w:t>
        </w:r>
      </w:ins>
    </w:p>
    <w:p w14:paraId="00792CD8" w14:textId="0C06FDBF" w:rsidR="00BA1170" w:rsidRPr="00425FA8" w:rsidRDefault="00F63D2C">
      <w:pPr>
        <w:ind w:firstLineChars="50" w:firstLine="110"/>
        <w:jc w:val="both"/>
        <w:rPr>
          <w:ins w:id="1039" w:author="STB" w:date="2020-09-09T13:47:00Z"/>
        </w:rPr>
        <w:pPrChange w:id="1040" w:author="STB" w:date="2020-09-09T13:46:00Z">
          <w:pPr>
            <w:pStyle w:val="Heading2"/>
            <w:spacing w:before="0" w:after="120"/>
          </w:pPr>
        </w:pPrChange>
      </w:pPr>
      <w:ins w:id="1041" w:author="STB" w:date="2020-09-09T13:46:00Z">
        <w:r w:rsidRPr="006E199A">
          <w:rPr>
            <w:rFonts w:asciiTheme="majorHAnsi" w:hAnsiTheme="majorHAnsi"/>
            <w:rPrChange w:id="1042" w:author="STB" w:date="2020-09-09T15:02:00Z">
              <w:rPr/>
            </w:rPrChange>
          </w:rPr>
          <w:t xml:space="preserve">Given a source surface and a destination surface, each iteration of the ICP algorithm first establishes a set of pair-correspondences between points in the source surface and points in the destination surfaces. For example, for each point on the source surface, the nearest point on the destination surface is chosen as its correspondence for other approaches to find point correspondences). The output of an ICP iteration is a 3D rigid-body transformation M that transforms the source points such that the total error between the corresponding points, under a certain chosen error metric, is minimal. When the point-to-plane error metric is used, the object of minimization is the sum of the squared distance between each source point and the tangent plane at its corresponding destination point (see </w:t>
        </w:r>
        <w:r w:rsidRPr="006E199A">
          <w:rPr>
            <w:rFonts w:asciiTheme="majorHAnsi" w:hAnsiTheme="majorHAnsi"/>
            <w:i/>
            <w:rPrChange w:id="1043" w:author="STB" w:date="2020-09-09T15:02:00Z">
              <w:rPr/>
            </w:rPrChange>
          </w:rPr>
          <w:t xml:space="preserve">Figure </w:t>
        </w:r>
      </w:ins>
      <w:ins w:id="1044" w:author="STB" w:date="2020-09-09T14:37:00Z">
        <w:r w:rsidR="00AC68E3" w:rsidRPr="006E199A">
          <w:rPr>
            <w:rFonts w:asciiTheme="majorHAnsi" w:hAnsiTheme="majorHAnsi"/>
            <w:i/>
            <w:rPrChange w:id="1045" w:author="STB" w:date="2020-09-09T15:02:00Z">
              <w:rPr/>
            </w:rPrChange>
          </w:rPr>
          <w:t>13</w:t>
        </w:r>
      </w:ins>
      <w:ins w:id="1046" w:author="STB" w:date="2020-09-09T13:46:00Z">
        <w:r w:rsidRPr="006E199A">
          <w:rPr>
            <w:rFonts w:asciiTheme="majorHAnsi" w:hAnsiTheme="majorHAnsi"/>
            <w:rPrChange w:id="1047" w:author="STB" w:date="2020-09-09T15:02:00Z">
              <w:rPr/>
            </w:rPrChange>
          </w:rPr>
          <w:t xml:space="preserve">). More specifically, if </w:t>
        </w:r>
        <w:r w:rsidRPr="006E199A">
          <w:rPr>
            <w:rFonts w:asciiTheme="majorHAnsi" w:hAnsiTheme="majorHAnsi"/>
            <w:b/>
            <w:i/>
            <w:rPrChange w:id="1048" w:author="STB" w:date="2020-09-09T15:02:00Z">
              <w:rPr>
                <w:i/>
              </w:rPr>
            </w:rPrChange>
          </w:rPr>
          <w:t>s</w:t>
        </w:r>
        <w:r w:rsidRPr="006E199A">
          <w:rPr>
            <w:rFonts w:asciiTheme="majorHAnsi" w:hAnsiTheme="majorHAnsi"/>
            <w:b/>
            <w:i/>
            <w:rPrChange w:id="1049" w:author="STB" w:date="2020-09-09T15:02:00Z">
              <w:rPr>
                <w:i/>
              </w:rPr>
            </w:rPrChange>
          </w:rPr>
          <w:softHyphen/>
        </w:r>
      </w:ins>
      <w:ins w:id="1050" w:author="STB" w:date="2020-09-09T13:54:00Z">
        <w:r w:rsidRPr="006E199A">
          <w:rPr>
            <w:rFonts w:asciiTheme="majorHAnsi" w:hAnsiTheme="majorHAnsi"/>
            <w:b/>
            <w:i/>
            <w:vertAlign w:val="subscript"/>
            <w:rPrChange w:id="1051" w:author="STB" w:date="2020-09-09T15:02:00Z">
              <w:rPr>
                <w:i/>
                <w:vertAlign w:val="subscript"/>
              </w:rPr>
            </w:rPrChange>
          </w:rPr>
          <w:t>i</w:t>
        </w:r>
      </w:ins>
      <w:ins w:id="1052" w:author="STB" w:date="2020-09-09T13:46:00Z">
        <w:r w:rsidRPr="006E199A">
          <w:rPr>
            <w:rFonts w:asciiTheme="majorHAnsi" w:hAnsiTheme="majorHAnsi"/>
            <w:b/>
            <w:i/>
            <w:rPrChange w:id="1053" w:author="STB" w:date="2020-09-09T15:02:00Z">
              <w:rPr>
                <w:i/>
              </w:rPr>
            </w:rPrChange>
          </w:rPr>
          <w:t xml:space="preserve"> = (s</w:t>
        </w:r>
      </w:ins>
      <w:ins w:id="1054" w:author="STB" w:date="2020-09-09T13:54:00Z">
        <w:r w:rsidRPr="006E199A">
          <w:rPr>
            <w:rFonts w:asciiTheme="majorHAnsi" w:hAnsiTheme="majorHAnsi"/>
            <w:b/>
            <w:i/>
            <w:vertAlign w:val="subscript"/>
            <w:rPrChange w:id="1055" w:author="STB" w:date="2020-09-09T15:02:00Z">
              <w:rPr>
                <w:i/>
                <w:vertAlign w:val="subscript"/>
              </w:rPr>
            </w:rPrChange>
          </w:rPr>
          <w:t>ix</w:t>
        </w:r>
      </w:ins>
      <w:ins w:id="1056" w:author="STB" w:date="2020-09-09T13:46:00Z">
        <w:r w:rsidRPr="006E199A">
          <w:rPr>
            <w:rFonts w:asciiTheme="majorHAnsi" w:hAnsiTheme="majorHAnsi"/>
            <w:b/>
            <w:i/>
            <w:rPrChange w:id="1057" w:author="STB" w:date="2020-09-09T15:02:00Z">
              <w:rPr>
                <w:i/>
              </w:rPr>
            </w:rPrChange>
          </w:rPr>
          <w:t xml:space="preserve"> , s</w:t>
        </w:r>
      </w:ins>
      <w:ins w:id="1058" w:author="STB" w:date="2020-09-09T13:54:00Z">
        <w:r w:rsidRPr="006E199A">
          <w:rPr>
            <w:rFonts w:asciiTheme="majorHAnsi" w:hAnsiTheme="majorHAnsi"/>
            <w:b/>
            <w:i/>
            <w:vertAlign w:val="subscript"/>
            <w:rPrChange w:id="1059" w:author="STB" w:date="2020-09-09T15:02:00Z">
              <w:rPr>
                <w:i/>
                <w:vertAlign w:val="subscript"/>
              </w:rPr>
            </w:rPrChange>
          </w:rPr>
          <w:t>iy</w:t>
        </w:r>
      </w:ins>
      <w:ins w:id="1060" w:author="STB" w:date="2020-09-09T13:46:00Z">
        <w:r w:rsidRPr="006E199A">
          <w:rPr>
            <w:rFonts w:asciiTheme="majorHAnsi" w:hAnsiTheme="majorHAnsi"/>
            <w:b/>
            <w:i/>
            <w:rPrChange w:id="1061" w:author="STB" w:date="2020-09-09T15:02:00Z">
              <w:rPr>
                <w:i/>
              </w:rPr>
            </w:rPrChange>
          </w:rPr>
          <w:t xml:space="preserve"> , s</w:t>
        </w:r>
      </w:ins>
      <w:ins w:id="1062" w:author="STB" w:date="2020-09-09T13:54:00Z">
        <w:r w:rsidRPr="006E199A">
          <w:rPr>
            <w:rFonts w:asciiTheme="majorHAnsi" w:hAnsiTheme="majorHAnsi"/>
            <w:b/>
            <w:i/>
            <w:vertAlign w:val="subscript"/>
            <w:rPrChange w:id="1063" w:author="STB" w:date="2020-09-09T15:02:00Z">
              <w:rPr>
                <w:i/>
                <w:vertAlign w:val="subscript"/>
              </w:rPr>
            </w:rPrChange>
          </w:rPr>
          <w:t>iz</w:t>
        </w:r>
      </w:ins>
      <w:ins w:id="1064" w:author="STB" w:date="2020-09-09T13:46:00Z">
        <w:r w:rsidRPr="006E199A">
          <w:rPr>
            <w:rFonts w:asciiTheme="majorHAnsi" w:hAnsiTheme="majorHAnsi"/>
            <w:b/>
            <w:i/>
            <w:rPrChange w:id="1065" w:author="STB" w:date="2020-09-09T15:02:00Z">
              <w:rPr/>
            </w:rPrChange>
          </w:rPr>
          <w:t xml:space="preserve"> , 1)</w:t>
        </w:r>
      </w:ins>
      <w:ins w:id="1066" w:author="STB" w:date="2020-09-09T13:55:00Z">
        <w:r w:rsidRPr="006E199A">
          <w:rPr>
            <w:rFonts w:asciiTheme="majorHAnsi" w:hAnsiTheme="majorHAnsi"/>
            <w:b/>
            <w:i/>
            <w:vertAlign w:val="superscript"/>
            <w:rPrChange w:id="1067" w:author="STB" w:date="2020-09-09T15:02:00Z">
              <w:rPr>
                <w:vertAlign w:val="superscript"/>
              </w:rPr>
            </w:rPrChange>
          </w:rPr>
          <w:t>T</w:t>
        </w:r>
      </w:ins>
      <w:ins w:id="1068" w:author="STB" w:date="2020-09-09T13:46:00Z">
        <w:r w:rsidRPr="006E199A">
          <w:rPr>
            <w:rFonts w:asciiTheme="majorHAnsi" w:hAnsiTheme="majorHAnsi"/>
            <w:rPrChange w:id="1069" w:author="STB" w:date="2020-09-09T15:02:00Z">
              <w:rPr/>
            </w:rPrChange>
          </w:rPr>
          <w:t xml:space="preserve"> is a source point, </w:t>
        </w:r>
        <w:r w:rsidRPr="006E199A">
          <w:rPr>
            <w:rFonts w:asciiTheme="majorHAnsi" w:hAnsiTheme="majorHAnsi"/>
            <w:b/>
            <w:i/>
            <w:rPrChange w:id="1070" w:author="STB" w:date="2020-09-09T15:02:00Z">
              <w:rPr>
                <w:i/>
              </w:rPr>
            </w:rPrChange>
          </w:rPr>
          <w:t>d</w:t>
        </w:r>
      </w:ins>
      <w:ins w:id="1071" w:author="STB" w:date="2020-09-09T13:55:00Z">
        <w:r w:rsidRPr="006E199A">
          <w:rPr>
            <w:rFonts w:asciiTheme="majorHAnsi" w:hAnsiTheme="majorHAnsi"/>
            <w:b/>
            <w:i/>
            <w:vertAlign w:val="subscript"/>
            <w:rPrChange w:id="1072" w:author="STB" w:date="2020-09-09T15:02:00Z">
              <w:rPr>
                <w:i/>
                <w:vertAlign w:val="subscript"/>
              </w:rPr>
            </w:rPrChange>
          </w:rPr>
          <w:t>i</w:t>
        </w:r>
      </w:ins>
      <w:ins w:id="1073" w:author="STB" w:date="2020-09-09T13:46:00Z">
        <w:r w:rsidRPr="006E199A">
          <w:rPr>
            <w:rFonts w:asciiTheme="majorHAnsi" w:hAnsiTheme="majorHAnsi"/>
            <w:b/>
            <w:i/>
            <w:rPrChange w:id="1074" w:author="STB" w:date="2020-09-09T15:02:00Z">
              <w:rPr>
                <w:i/>
              </w:rPr>
            </w:rPrChange>
          </w:rPr>
          <w:t xml:space="preserve"> = (d</w:t>
        </w:r>
      </w:ins>
      <w:ins w:id="1075" w:author="STB" w:date="2020-09-09T13:55:00Z">
        <w:r w:rsidRPr="006E199A">
          <w:rPr>
            <w:rFonts w:asciiTheme="majorHAnsi" w:hAnsiTheme="majorHAnsi"/>
            <w:b/>
            <w:i/>
            <w:vertAlign w:val="subscript"/>
            <w:rPrChange w:id="1076" w:author="STB" w:date="2020-09-09T15:02:00Z">
              <w:rPr>
                <w:i/>
                <w:vertAlign w:val="subscript"/>
              </w:rPr>
            </w:rPrChange>
          </w:rPr>
          <w:t>ix</w:t>
        </w:r>
      </w:ins>
      <w:ins w:id="1077" w:author="STB" w:date="2020-09-09T13:46:00Z">
        <w:r w:rsidRPr="006E199A">
          <w:rPr>
            <w:rFonts w:asciiTheme="majorHAnsi" w:hAnsiTheme="majorHAnsi"/>
            <w:b/>
            <w:i/>
            <w:rPrChange w:id="1078" w:author="STB" w:date="2020-09-09T15:02:00Z">
              <w:rPr>
                <w:i/>
              </w:rPr>
            </w:rPrChange>
          </w:rPr>
          <w:t xml:space="preserve"> , d</w:t>
        </w:r>
      </w:ins>
      <w:ins w:id="1079" w:author="STB" w:date="2020-09-09T13:55:00Z">
        <w:r w:rsidRPr="006E199A">
          <w:rPr>
            <w:rFonts w:asciiTheme="majorHAnsi" w:hAnsiTheme="majorHAnsi"/>
            <w:b/>
            <w:i/>
            <w:vertAlign w:val="subscript"/>
            <w:rPrChange w:id="1080" w:author="STB" w:date="2020-09-09T15:02:00Z">
              <w:rPr>
                <w:i/>
                <w:vertAlign w:val="subscript"/>
              </w:rPr>
            </w:rPrChange>
          </w:rPr>
          <w:t>iy</w:t>
        </w:r>
      </w:ins>
      <w:ins w:id="1081" w:author="STB" w:date="2020-09-09T13:46:00Z">
        <w:r w:rsidRPr="006E199A">
          <w:rPr>
            <w:rFonts w:asciiTheme="majorHAnsi" w:hAnsiTheme="majorHAnsi"/>
            <w:b/>
            <w:i/>
            <w:rPrChange w:id="1082" w:author="STB" w:date="2020-09-09T15:02:00Z">
              <w:rPr>
                <w:i/>
              </w:rPr>
            </w:rPrChange>
          </w:rPr>
          <w:t xml:space="preserve"> , d</w:t>
        </w:r>
      </w:ins>
      <w:ins w:id="1083" w:author="STB" w:date="2020-09-09T13:55:00Z">
        <w:r w:rsidRPr="006E199A">
          <w:rPr>
            <w:rFonts w:asciiTheme="majorHAnsi" w:hAnsiTheme="majorHAnsi"/>
            <w:b/>
            <w:i/>
            <w:vertAlign w:val="subscript"/>
            <w:rPrChange w:id="1084" w:author="STB" w:date="2020-09-09T15:02:00Z">
              <w:rPr>
                <w:i/>
                <w:vertAlign w:val="subscript"/>
              </w:rPr>
            </w:rPrChange>
          </w:rPr>
          <w:t>iz</w:t>
        </w:r>
      </w:ins>
      <w:ins w:id="1085" w:author="STB" w:date="2020-09-09T13:46:00Z">
        <w:r w:rsidRPr="006E199A">
          <w:rPr>
            <w:rFonts w:asciiTheme="majorHAnsi" w:hAnsiTheme="majorHAnsi"/>
            <w:b/>
            <w:i/>
            <w:rPrChange w:id="1086" w:author="STB" w:date="2020-09-09T15:02:00Z">
              <w:rPr/>
            </w:rPrChange>
          </w:rPr>
          <w:t xml:space="preserve"> , 1)</w:t>
        </w:r>
      </w:ins>
      <w:ins w:id="1087" w:author="STB" w:date="2020-09-09T13:55:00Z">
        <w:r w:rsidRPr="006E199A">
          <w:rPr>
            <w:rFonts w:asciiTheme="majorHAnsi" w:hAnsiTheme="majorHAnsi"/>
            <w:b/>
            <w:i/>
            <w:vertAlign w:val="superscript"/>
            <w:rPrChange w:id="1088" w:author="STB" w:date="2020-09-09T15:02:00Z">
              <w:rPr>
                <w:vertAlign w:val="superscript"/>
              </w:rPr>
            </w:rPrChange>
          </w:rPr>
          <w:t>T</w:t>
        </w:r>
      </w:ins>
      <w:ins w:id="1089" w:author="STB" w:date="2020-09-09T13:46:00Z">
        <w:r w:rsidRPr="006E199A">
          <w:rPr>
            <w:rFonts w:asciiTheme="majorHAnsi" w:hAnsiTheme="majorHAnsi"/>
            <w:rPrChange w:id="1090" w:author="STB" w:date="2020-09-09T15:02:00Z">
              <w:rPr/>
            </w:rPrChange>
          </w:rPr>
          <w:t xml:space="preserve"> is the corresponding destination point, and </w:t>
        </w:r>
        <w:r w:rsidRPr="006E199A">
          <w:rPr>
            <w:rFonts w:asciiTheme="majorHAnsi" w:hAnsiTheme="majorHAnsi"/>
            <w:b/>
            <w:i/>
            <w:rPrChange w:id="1091" w:author="STB" w:date="2020-09-09T15:02:00Z">
              <w:rPr>
                <w:i/>
              </w:rPr>
            </w:rPrChange>
          </w:rPr>
          <w:t>n</w:t>
        </w:r>
      </w:ins>
      <w:ins w:id="1092" w:author="STB" w:date="2020-09-09T13:55:00Z">
        <w:r w:rsidRPr="006E199A">
          <w:rPr>
            <w:rFonts w:asciiTheme="majorHAnsi" w:hAnsiTheme="majorHAnsi"/>
            <w:b/>
            <w:i/>
            <w:vertAlign w:val="subscript"/>
            <w:rPrChange w:id="1093" w:author="STB" w:date="2020-09-09T15:02:00Z">
              <w:rPr>
                <w:i/>
                <w:vertAlign w:val="subscript"/>
              </w:rPr>
            </w:rPrChange>
          </w:rPr>
          <w:t>i</w:t>
        </w:r>
      </w:ins>
      <w:ins w:id="1094" w:author="STB" w:date="2020-09-09T13:46:00Z">
        <w:r w:rsidRPr="006E199A">
          <w:rPr>
            <w:rFonts w:asciiTheme="majorHAnsi" w:hAnsiTheme="majorHAnsi"/>
            <w:b/>
            <w:i/>
            <w:rPrChange w:id="1095" w:author="STB" w:date="2020-09-09T15:02:00Z">
              <w:rPr>
                <w:i/>
              </w:rPr>
            </w:rPrChange>
          </w:rPr>
          <w:t xml:space="preserve"> = (n</w:t>
        </w:r>
      </w:ins>
      <w:ins w:id="1096" w:author="STB" w:date="2020-09-09T13:56:00Z">
        <w:r w:rsidRPr="006E199A">
          <w:rPr>
            <w:rFonts w:asciiTheme="majorHAnsi" w:hAnsiTheme="majorHAnsi"/>
            <w:b/>
            <w:i/>
            <w:vertAlign w:val="subscript"/>
            <w:rPrChange w:id="1097" w:author="STB" w:date="2020-09-09T15:02:00Z">
              <w:rPr>
                <w:i/>
                <w:vertAlign w:val="subscript"/>
              </w:rPr>
            </w:rPrChange>
          </w:rPr>
          <w:t>ix</w:t>
        </w:r>
      </w:ins>
      <w:ins w:id="1098" w:author="STB" w:date="2020-09-09T13:46:00Z">
        <w:r w:rsidRPr="006E199A">
          <w:rPr>
            <w:rFonts w:asciiTheme="majorHAnsi" w:hAnsiTheme="majorHAnsi"/>
            <w:b/>
            <w:i/>
            <w:rPrChange w:id="1099" w:author="STB" w:date="2020-09-09T15:02:00Z">
              <w:rPr>
                <w:i/>
              </w:rPr>
            </w:rPrChange>
          </w:rPr>
          <w:t xml:space="preserve"> , n</w:t>
        </w:r>
      </w:ins>
      <w:ins w:id="1100" w:author="STB" w:date="2020-09-09T13:56:00Z">
        <w:r w:rsidRPr="006E199A">
          <w:rPr>
            <w:rFonts w:asciiTheme="majorHAnsi" w:hAnsiTheme="majorHAnsi"/>
            <w:b/>
            <w:i/>
            <w:vertAlign w:val="subscript"/>
            <w:rPrChange w:id="1101" w:author="STB" w:date="2020-09-09T15:02:00Z">
              <w:rPr>
                <w:i/>
                <w:vertAlign w:val="subscript"/>
              </w:rPr>
            </w:rPrChange>
          </w:rPr>
          <w:t>iy</w:t>
        </w:r>
      </w:ins>
      <w:ins w:id="1102" w:author="STB" w:date="2020-09-09T13:46:00Z">
        <w:r w:rsidRPr="006E199A">
          <w:rPr>
            <w:rFonts w:asciiTheme="majorHAnsi" w:hAnsiTheme="majorHAnsi"/>
            <w:b/>
            <w:i/>
            <w:rPrChange w:id="1103" w:author="STB" w:date="2020-09-09T15:02:00Z">
              <w:rPr>
                <w:i/>
              </w:rPr>
            </w:rPrChange>
          </w:rPr>
          <w:t xml:space="preserve"> , n</w:t>
        </w:r>
      </w:ins>
      <w:ins w:id="1104" w:author="STB" w:date="2020-09-09T13:56:00Z">
        <w:r w:rsidRPr="006E199A">
          <w:rPr>
            <w:rFonts w:asciiTheme="majorHAnsi" w:hAnsiTheme="majorHAnsi"/>
            <w:b/>
            <w:i/>
            <w:vertAlign w:val="subscript"/>
            <w:rPrChange w:id="1105" w:author="STB" w:date="2020-09-09T15:02:00Z">
              <w:rPr>
                <w:i/>
                <w:vertAlign w:val="subscript"/>
              </w:rPr>
            </w:rPrChange>
          </w:rPr>
          <w:t>iz</w:t>
        </w:r>
      </w:ins>
      <w:ins w:id="1106" w:author="STB" w:date="2020-09-09T13:46:00Z">
        <w:r w:rsidRPr="006E199A">
          <w:rPr>
            <w:rFonts w:asciiTheme="majorHAnsi" w:hAnsiTheme="majorHAnsi"/>
            <w:b/>
            <w:i/>
            <w:rPrChange w:id="1107" w:author="STB" w:date="2020-09-09T15:02:00Z">
              <w:rPr/>
            </w:rPrChange>
          </w:rPr>
          <w:t xml:space="preserve"> , 0)</w:t>
        </w:r>
      </w:ins>
      <w:ins w:id="1108" w:author="STB" w:date="2020-09-09T13:56:00Z">
        <w:r w:rsidRPr="006E199A">
          <w:rPr>
            <w:rFonts w:asciiTheme="majorHAnsi" w:hAnsiTheme="majorHAnsi"/>
            <w:b/>
            <w:i/>
            <w:vertAlign w:val="superscript"/>
            <w:rPrChange w:id="1109" w:author="STB" w:date="2020-09-09T15:02:00Z">
              <w:rPr>
                <w:vertAlign w:val="superscript"/>
              </w:rPr>
            </w:rPrChange>
          </w:rPr>
          <w:t>T</w:t>
        </w:r>
      </w:ins>
      <w:ins w:id="1110" w:author="STB" w:date="2020-09-09T13:46:00Z">
        <w:r w:rsidRPr="006E199A">
          <w:rPr>
            <w:rFonts w:asciiTheme="majorHAnsi" w:hAnsiTheme="majorHAnsi"/>
            <w:b/>
            <w:i/>
            <w:rPrChange w:id="1111" w:author="STB" w:date="2020-09-09T15:02:00Z">
              <w:rPr/>
            </w:rPrChange>
          </w:rPr>
          <w:t xml:space="preserve"> </w:t>
        </w:r>
        <w:r w:rsidRPr="006E199A">
          <w:rPr>
            <w:rFonts w:asciiTheme="majorHAnsi" w:hAnsiTheme="majorHAnsi"/>
            <w:rPrChange w:id="1112" w:author="STB" w:date="2020-09-09T15:02:00Z">
              <w:rPr/>
            </w:rPrChange>
          </w:rPr>
          <w:t>is the unit normal vector at di , then the goal of each ICP iteration is to find Mopt such that:</w:t>
        </w:r>
      </w:ins>
    </w:p>
    <w:p w14:paraId="4B11CB06" w14:textId="5E01ACB1" w:rsidR="00F63D2C" w:rsidRPr="00425FA8" w:rsidRDefault="00E9433E">
      <w:pPr>
        <w:jc w:val="center"/>
        <w:rPr>
          <w:ins w:id="1113" w:author="STB" w:date="2020-09-09T13:48:00Z"/>
        </w:rPr>
        <w:pPrChange w:id="1114" w:author="STB" w:date="2020-09-09T13:49:00Z">
          <w:pPr>
            <w:pStyle w:val="Heading2"/>
            <w:spacing w:before="0" w:after="120"/>
          </w:pPr>
        </w:pPrChange>
      </w:pPr>
      <w:ins w:id="1115" w:author="STB" w:date="2020-09-09T14:35:00Z">
        <w:r w:rsidRPr="006E199A">
          <w:rPr>
            <w:rFonts w:asciiTheme="majorHAnsi" w:hAnsiTheme="majorHAnsi"/>
            <w:noProof/>
            <w:rPrChange w:id="1116" w:author="STB" w:date="2020-09-09T15:02:00Z">
              <w:rPr>
                <w:noProof/>
              </w:rPr>
            </w:rPrChange>
          </w:rPr>
          <w:drawing>
            <wp:inline distT="0" distB="0" distL="0" distR="0" wp14:anchorId="014ADA92" wp14:editId="2FAFC578">
              <wp:extent cx="3781958" cy="4015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3004" cy="409102"/>
                      </a:xfrm>
                      <a:prstGeom prst="rect">
                        <a:avLst/>
                      </a:prstGeom>
                    </pic:spPr>
                  </pic:pic>
                </a:graphicData>
              </a:graphic>
            </wp:inline>
          </w:drawing>
        </w:r>
      </w:ins>
    </w:p>
    <w:p w14:paraId="40061C9C" w14:textId="5E682F83" w:rsidR="00F63D2C" w:rsidRPr="006E199A" w:rsidRDefault="00F63D2C" w:rsidP="00F63D2C">
      <w:pPr>
        <w:pStyle w:val="Caption"/>
        <w:jc w:val="center"/>
        <w:rPr>
          <w:ins w:id="1117" w:author="STB" w:date="2020-09-09T14:01:00Z"/>
          <w:rFonts w:asciiTheme="majorHAnsi" w:hAnsiTheme="majorHAnsi" w:cstheme="majorHAnsi"/>
          <w:b w:val="0"/>
        </w:rPr>
      </w:pPr>
      <w:ins w:id="1118" w:author="STB" w:date="2020-09-09T13:49:00Z">
        <w:r w:rsidRPr="006E199A">
          <w:rPr>
            <w:rFonts w:asciiTheme="majorHAnsi" w:hAnsiTheme="majorHAnsi" w:cstheme="majorHAnsi"/>
            <w:b w:val="0"/>
          </w:rPr>
          <w:t>Figure 1</w:t>
        </w:r>
        <w:r w:rsidR="00AC68E3" w:rsidRPr="006E199A">
          <w:rPr>
            <w:rFonts w:asciiTheme="majorHAnsi" w:hAnsiTheme="majorHAnsi" w:cstheme="majorHAnsi"/>
            <w:b w:val="0"/>
          </w:rPr>
          <w:t>2</w:t>
        </w:r>
        <w:r w:rsidRPr="006E199A">
          <w:rPr>
            <w:rFonts w:asciiTheme="majorHAnsi" w:hAnsiTheme="majorHAnsi" w:cstheme="majorHAnsi"/>
            <w:b w:val="0"/>
          </w:rPr>
          <w:t xml:space="preserve"> </w:t>
        </w:r>
      </w:ins>
      <w:ins w:id="1119" w:author="STB" w:date="2020-09-09T13:51:00Z">
        <w:r w:rsidRPr="006E199A">
          <w:rPr>
            <w:rFonts w:asciiTheme="majorHAnsi" w:hAnsiTheme="majorHAnsi" w:cstheme="majorHAnsi"/>
            <w:b w:val="0"/>
          </w:rPr>
          <w:t>Formula for calculating Mopt</w:t>
        </w:r>
      </w:ins>
    </w:p>
    <w:p w14:paraId="2E2C3491" w14:textId="77777777" w:rsidR="00F63D2C" w:rsidRPr="006E199A" w:rsidRDefault="00F63D2C">
      <w:pPr>
        <w:rPr>
          <w:ins w:id="1120" w:author="STB" w:date="2020-09-09T13:49:00Z"/>
          <w:rFonts w:asciiTheme="majorHAnsi" w:hAnsiTheme="majorHAnsi"/>
          <w:b/>
          <w:rPrChange w:id="1121" w:author="STB" w:date="2020-09-09T15:02:00Z">
            <w:rPr>
              <w:ins w:id="1122" w:author="STB" w:date="2020-09-09T13:49:00Z"/>
              <w:rFonts w:asciiTheme="majorHAnsi" w:hAnsiTheme="majorHAnsi" w:cstheme="majorHAnsi"/>
              <w:b w:val="0"/>
            </w:rPr>
          </w:rPrChange>
        </w:rPr>
        <w:pPrChange w:id="1123" w:author="STB" w:date="2020-09-09T14:01:00Z">
          <w:pPr>
            <w:pStyle w:val="Caption"/>
            <w:jc w:val="center"/>
          </w:pPr>
        </w:pPrChange>
      </w:pPr>
    </w:p>
    <w:p w14:paraId="4151B460" w14:textId="5C98E166" w:rsidR="00F63D2C" w:rsidRPr="006E199A" w:rsidRDefault="00F63D2C">
      <w:pPr>
        <w:ind w:firstLineChars="50" w:firstLine="110"/>
        <w:rPr>
          <w:ins w:id="1124" w:author="STB" w:date="2020-09-09T13:52:00Z"/>
          <w:rFonts w:asciiTheme="majorHAnsi" w:hAnsiTheme="majorHAnsi"/>
          <w:rPrChange w:id="1125" w:author="STB" w:date="2020-09-09T15:02:00Z">
            <w:rPr>
              <w:ins w:id="1126" w:author="STB" w:date="2020-09-09T13:52:00Z"/>
            </w:rPr>
          </w:rPrChange>
        </w:rPr>
        <w:pPrChange w:id="1127" w:author="STB" w:date="2020-09-09T14:00:00Z">
          <w:pPr/>
        </w:pPrChange>
      </w:pPr>
      <w:ins w:id="1128" w:author="STB" w:date="2020-09-09T14:00:00Z">
        <w:r w:rsidRPr="006E199A">
          <w:rPr>
            <w:rFonts w:asciiTheme="majorHAnsi" w:hAnsiTheme="majorHAnsi"/>
            <w:rPrChange w:id="1129" w:author="STB" w:date="2020-09-09T15:02:00Z">
              <w:rPr/>
            </w:rPrChange>
          </w:rPr>
          <w:t>W</w:t>
        </w:r>
      </w:ins>
      <w:ins w:id="1130" w:author="STB" w:date="2020-09-09T13:52:00Z">
        <w:r w:rsidRPr="006E199A">
          <w:rPr>
            <w:rFonts w:asciiTheme="majorHAnsi" w:hAnsiTheme="majorHAnsi"/>
            <w:rPrChange w:id="1131" w:author="STB" w:date="2020-09-09T15:02:00Z">
              <w:rPr/>
            </w:rPrChange>
          </w:rPr>
          <w:t>here M and M</w:t>
        </w:r>
      </w:ins>
      <w:ins w:id="1132" w:author="STB" w:date="2020-09-09T14:00:00Z">
        <w:r w:rsidRPr="006E199A">
          <w:rPr>
            <w:rFonts w:asciiTheme="majorHAnsi" w:hAnsiTheme="majorHAnsi"/>
            <w:vertAlign w:val="subscript"/>
            <w:rPrChange w:id="1133" w:author="STB" w:date="2020-09-09T15:02:00Z">
              <w:rPr>
                <w:vertAlign w:val="subscript"/>
              </w:rPr>
            </w:rPrChange>
          </w:rPr>
          <w:t>opt</w:t>
        </w:r>
      </w:ins>
      <w:ins w:id="1134" w:author="STB" w:date="2020-09-09T13:52:00Z">
        <w:r w:rsidRPr="006E199A">
          <w:rPr>
            <w:rFonts w:asciiTheme="majorHAnsi" w:hAnsiTheme="majorHAnsi"/>
            <w:rPrChange w:id="1135" w:author="STB" w:date="2020-09-09T15:02:00Z">
              <w:rPr/>
            </w:rPrChange>
          </w:rPr>
          <w:t xml:space="preserve"> are 4×4 3D rigid-body transformation matrices.</w:t>
        </w:r>
      </w:ins>
    </w:p>
    <w:p w14:paraId="1B10E6A2" w14:textId="10954D5D" w:rsidR="009E1169" w:rsidRPr="00425FA8" w:rsidRDefault="00F63D2C">
      <w:pPr>
        <w:jc w:val="center"/>
        <w:rPr>
          <w:ins w:id="1136" w:author="STB" w:date="2020-09-09T14:01:00Z"/>
        </w:rPr>
        <w:pPrChange w:id="1137" w:author="STB" w:date="2020-09-09T14:01:00Z">
          <w:pPr>
            <w:pStyle w:val="Heading2"/>
            <w:spacing w:before="0" w:after="120"/>
          </w:pPr>
        </w:pPrChange>
      </w:pPr>
      <w:ins w:id="1138" w:author="STB" w:date="2020-09-09T14:01:00Z">
        <w:r w:rsidRPr="006E199A">
          <w:rPr>
            <w:rFonts w:asciiTheme="majorHAnsi" w:hAnsiTheme="majorHAnsi"/>
            <w:noProof/>
            <w:rPrChange w:id="1139" w:author="STB" w:date="2020-09-09T15:02:00Z">
              <w:rPr>
                <w:noProof/>
              </w:rPr>
            </w:rPrChange>
          </w:rPr>
          <w:drawing>
            <wp:inline distT="0" distB="0" distL="0" distR="0" wp14:anchorId="1F506B84" wp14:editId="3944FEA1">
              <wp:extent cx="2801721" cy="1681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947" cy="1687868"/>
                      </a:xfrm>
                      <a:prstGeom prst="rect">
                        <a:avLst/>
                      </a:prstGeom>
                    </pic:spPr>
                  </pic:pic>
                </a:graphicData>
              </a:graphic>
            </wp:inline>
          </w:drawing>
        </w:r>
      </w:ins>
    </w:p>
    <w:p w14:paraId="48B7A722" w14:textId="42722ED0" w:rsidR="00F63D2C" w:rsidRPr="006E199A" w:rsidRDefault="00F63D2C" w:rsidP="00F63D2C">
      <w:pPr>
        <w:pStyle w:val="Caption"/>
        <w:jc w:val="center"/>
        <w:rPr>
          <w:ins w:id="1140" w:author="STB" w:date="2020-09-09T14:01:00Z"/>
          <w:rFonts w:asciiTheme="majorHAnsi" w:hAnsiTheme="majorHAnsi" w:cstheme="majorHAnsi"/>
          <w:b w:val="0"/>
        </w:rPr>
      </w:pPr>
      <w:ins w:id="1141" w:author="STB" w:date="2020-09-09T14:01:00Z">
        <w:r w:rsidRPr="006E199A">
          <w:rPr>
            <w:rFonts w:asciiTheme="majorHAnsi" w:hAnsiTheme="majorHAnsi" w:cstheme="majorHAnsi"/>
            <w:b w:val="0"/>
          </w:rPr>
          <w:t>Figure 1</w:t>
        </w:r>
      </w:ins>
      <w:ins w:id="1142" w:author="STB" w:date="2020-09-09T14:21:00Z">
        <w:r w:rsidR="00AC68E3" w:rsidRPr="006E199A">
          <w:rPr>
            <w:rFonts w:asciiTheme="majorHAnsi" w:hAnsiTheme="majorHAnsi" w:cstheme="majorHAnsi"/>
            <w:b w:val="0"/>
          </w:rPr>
          <w:t>3</w:t>
        </w:r>
      </w:ins>
      <w:ins w:id="1143" w:author="STB" w:date="2020-09-09T14:01:00Z">
        <w:r w:rsidRPr="006E199A">
          <w:rPr>
            <w:rFonts w:asciiTheme="majorHAnsi" w:hAnsiTheme="majorHAnsi" w:cstheme="majorHAnsi"/>
            <w:b w:val="0"/>
          </w:rPr>
          <w:t xml:space="preserve"> </w:t>
        </w:r>
      </w:ins>
      <w:ins w:id="1144" w:author="STB" w:date="2020-09-09T14:02:00Z">
        <w:r w:rsidRPr="006E199A">
          <w:rPr>
            <w:rFonts w:asciiTheme="majorHAnsi" w:hAnsiTheme="majorHAnsi" w:cstheme="majorHAnsi"/>
            <w:b w:val="0"/>
          </w:rPr>
          <w:t>Point-to-plane error between two surfaces</w:t>
        </w:r>
      </w:ins>
    </w:p>
    <w:p w14:paraId="4AC59D29" w14:textId="37A66EFD" w:rsidR="00F63D2C" w:rsidRPr="00425FA8" w:rsidRDefault="00F63D2C">
      <w:pPr>
        <w:rPr>
          <w:ins w:id="1145" w:author="STB" w:date="2020-09-09T14:17:00Z"/>
        </w:rPr>
        <w:pPrChange w:id="1146" w:author="STB" w:date="2020-09-09T14:01:00Z">
          <w:pPr>
            <w:pStyle w:val="Heading2"/>
            <w:spacing w:before="0" w:after="120"/>
          </w:pPr>
        </w:pPrChange>
      </w:pPr>
    </w:p>
    <w:p w14:paraId="5D3BEB07" w14:textId="77777777" w:rsidR="00FF5FB8" w:rsidRPr="006E199A" w:rsidRDefault="00FF5FB8" w:rsidP="00FF5FB8">
      <w:pPr>
        <w:jc w:val="both"/>
        <w:rPr>
          <w:ins w:id="1147" w:author="STB" w:date="2020-09-09T14:17:00Z"/>
          <w:rFonts w:asciiTheme="majorHAnsi" w:hAnsiTheme="majorHAnsi"/>
          <w:rPrChange w:id="1148" w:author="STB" w:date="2020-09-09T15:02:00Z">
            <w:rPr>
              <w:ins w:id="1149" w:author="STB" w:date="2020-09-09T14:17:00Z"/>
            </w:rPr>
          </w:rPrChange>
        </w:rPr>
      </w:pPr>
      <w:ins w:id="1150" w:author="STB" w:date="2020-09-09T14:17:00Z">
        <w:r w:rsidRPr="006E199A">
          <w:rPr>
            <w:rFonts w:asciiTheme="majorHAnsi" w:hAnsiTheme="majorHAnsi"/>
            <w:rPrChange w:id="1151" w:author="STB" w:date="2020-09-09T15:02:00Z">
              <w:rPr/>
            </w:rPrChange>
          </w:rPr>
          <w:lastRenderedPageBreak/>
          <w:t xml:space="preserve">A 3D rigid-body transformation </w:t>
        </w:r>
        <w:r w:rsidRPr="006E199A">
          <w:rPr>
            <w:rFonts w:asciiTheme="majorHAnsi" w:hAnsiTheme="majorHAnsi"/>
            <w:b/>
            <w:rPrChange w:id="1152" w:author="STB" w:date="2020-09-09T15:02:00Z">
              <w:rPr/>
            </w:rPrChange>
          </w:rPr>
          <w:t>M</w:t>
        </w:r>
        <w:r w:rsidRPr="006E199A">
          <w:rPr>
            <w:rFonts w:asciiTheme="majorHAnsi" w:hAnsiTheme="majorHAnsi"/>
            <w:rPrChange w:id="1153" w:author="STB" w:date="2020-09-09T15:02:00Z">
              <w:rPr/>
            </w:rPrChange>
          </w:rPr>
          <w:t xml:space="preserve"> is composed of a rotation matrix </w:t>
        </w:r>
        <w:r w:rsidRPr="006E199A">
          <w:rPr>
            <w:rFonts w:asciiTheme="majorHAnsi" w:hAnsiTheme="majorHAnsi"/>
            <w:b/>
            <w:i/>
            <w:rPrChange w:id="1154" w:author="STB" w:date="2020-09-09T15:02:00Z">
              <w:rPr>
                <w:b/>
              </w:rPr>
            </w:rPrChange>
          </w:rPr>
          <w:t>R</w:t>
        </w:r>
        <w:r w:rsidRPr="006E199A">
          <w:rPr>
            <w:rFonts w:asciiTheme="majorHAnsi" w:hAnsiTheme="majorHAnsi"/>
            <w:i/>
            <w:rPrChange w:id="1155" w:author="STB" w:date="2020-09-09T15:02:00Z">
              <w:rPr/>
            </w:rPrChange>
          </w:rPr>
          <w:t>(α, β, γ)</w:t>
        </w:r>
        <w:r w:rsidRPr="006E199A">
          <w:rPr>
            <w:rFonts w:asciiTheme="majorHAnsi" w:hAnsiTheme="majorHAnsi"/>
            <w:rPrChange w:id="1156" w:author="STB" w:date="2020-09-09T15:02:00Z">
              <w:rPr/>
            </w:rPrChange>
          </w:rPr>
          <w:t xml:space="preserve"> and a translation matrix </w:t>
        </w:r>
        <w:r w:rsidRPr="006E199A">
          <w:rPr>
            <w:rFonts w:asciiTheme="majorHAnsi" w:hAnsiTheme="majorHAnsi"/>
            <w:i/>
            <w:rPrChange w:id="1157" w:author="STB" w:date="2020-09-09T15:02:00Z">
              <w:rPr/>
            </w:rPrChange>
          </w:rPr>
          <w:t>T(t</w:t>
        </w:r>
        <w:r w:rsidRPr="006E199A">
          <w:rPr>
            <w:rFonts w:asciiTheme="majorHAnsi" w:hAnsiTheme="majorHAnsi"/>
            <w:i/>
            <w:vertAlign w:val="subscript"/>
            <w:rPrChange w:id="1158" w:author="STB" w:date="2020-09-09T15:02:00Z">
              <w:rPr>
                <w:vertAlign w:val="subscript"/>
              </w:rPr>
            </w:rPrChange>
          </w:rPr>
          <w:t>x</w:t>
        </w:r>
        <w:r w:rsidRPr="006E199A">
          <w:rPr>
            <w:rFonts w:asciiTheme="majorHAnsi" w:hAnsiTheme="majorHAnsi"/>
            <w:i/>
            <w:rPrChange w:id="1159" w:author="STB" w:date="2020-09-09T15:02:00Z">
              <w:rPr/>
            </w:rPrChange>
          </w:rPr>
          <w:t xml:space="preserve"> , t</w:t>
        </w:r>
        <w:r w:rsidRPr="006E199A">
          <w:rPr>
            <w:rFonts w:asciiTheme="majorHAnsi" w:hAnsiTheme="majorHAnsi"/>
            <w:i/>
            <w:vertAlign w:val="subscript"/>
            <w:rPrChange w:id="1160" w:author="STB" w:date="2020-09-09T15:02:00Z">
              <w:rPr>
                <w:vertAlign w:val="subscript"/>
              </w:rPr>
            </w:rPrChange>
          </w:rPr>
          <w:t>y</w:t>
        </w:r>
        <w:r w:rsidRPr="006E199A">
          <w:rPr>
            <w:rFonts w:asciiTheme="majorHAnsi" w:hAnsiTheme="majorHAnsi"/>
            <w:i/>
            <w:rPrChange w:id="1161" w:author="STB" w:date="2020-09-09T15:02:00Z">
              <w:rPr/>
            </w:rPrChange>
          </w:rPr>
          <w:t xml:space="preserve"> , t</w:t>
        </w:r>
        <w:r w:rsidRPr="006E199A">
          <w:rPr>
            <w:rFonts w:asciiTheme="majorHAnsi" w:hAnsiTheme="majorHAnsi"/>
            <w:i/>
            <w:vertAlign w:val="subscript"/>
            <w:rPrChange w:id="1162" w:author="STB" w:date="2020-09-09T15:02:00Z">
              <w:rPr>
                <w:vertAlign w:val="subscript"/>
              </w:rPr>
            </w:rPrChange>
          </w:rPr>
          <w:t>z</w:t>
        </w:r>
        <w:r w:rsidRPr="006E199A">
          <w:rPr>
            <w:rFonts w:asciiTheme="majorHAnsi" w:hAnsiTheme="majorHAnsi"/>
            <w:i/>
            <w:rPrChange w:id="1163" w:author="STB" w:date="2020-09-09T15:02:00Z">
              <w:rPr/>
            </w:rPrChange>
          </w:rPr>
          <w:t>)</w:t>
        </w:r>
        <w:r w:rsidRPr="006E199A">
          <w:rPr>
            <w:rFonts w:asciiTheme="majorHAnsi" w:hAnsiTheme="majorHAnsi"/>
            <w:rPrChange w:id="1164" w:author="STB" w:date="2020-09-09T15:02:00Z">
              <w:rPr/>
            </w:rPrChange>
          </w:rPr>
          <w:t>, i.e.</w:t>
        </w:r>
      </w:ins>
    </w:p>
    <w:p w14:paraId="5EB4483A" w14:textId="3A17DFCD" w:rsidR="00FF5FB8" w:rsidRPr="006E199A" w:rsidRDefault="00FF5FB8">
      <w:pPr>
        <w:jc w:val="center"/>
        <w:rPr>
          <w:ins w:id="1165" w:author="STB" w:date="2020-09-09T14:17:00Z"/>
          <w:rFonts w:asciiTheme="majorHAnsi" w:hAnsiTheme="majorHAnsi"/>
          <w:b/>
          <w:i/>
          <w:rPrChange w:id="1166" w:author="STB" w:date="2020-09-09T15:02:00Z">
            <w:rPr>
              <w:ins w:id="1167" w:author="STB" w:date="2020-09-09T14:17:00Z"/>
              <w:b/>
              <w:i/>
            </w:rPr>
          </w:rPrChange>
        </w:rPr>
        <w:pPrChange w:id="1168" w:author="STB" w:date="2020-09-09T14:18:00Z">
          <w:pPr>
            <w:jc w:val="both"/>
          </w:pPr>
        </w:pPrChange>
      </w:pPr>
      <w:ins w:id="1169" w:author="STB" w:date="2020-09-09T14:17:00Z">
        <w:r w:rsidRPr="006E199A">
          <w:rPr>
            <w:rFonts w:asciiTheme="majorHAnsi" w:hAnsiTheme="majorHAnsi"/>
            <w:b/>
            <w:i/>
            <w:rPrChange w:id="1170" w:author="STB" w:date="2020-09-09T15:02:00Z">
              <w:rPr>
                <w:b/>
                <w:i/>
              </w:rPr>
            </w:rPrChange>
          </w:rPr>
          <w:t>M = T( t</w:t>
        </w:r>
        <w:r w:rsidRPr="006E199A">
          <w:rPr>
            <w:rFonts w:asciiTheme="majorHAnsi" w:hAnsiTheme="majorHAnsi"/>
            <w:b/>
            <w:i/>
            <w:vertAlign w:val="subscript"/>
            <w:rPrChange w:id="1171" w:author="STB" w:date="2020-09-09T15:02:00Z">
              <w:rPr>
                <w:b/>
                <w:i/>
                <w:vertAlign w:val="subscript"/>
              </w:rPr>
            </w:rPrChange>
          </w:rPr>
          <w:t>x</w:t>
        </w:r>
        <w:r w:rsidRPr="006E199A">
          <w:rPr>
            <w:rFonts w:asciiTheme="majorHAnsi" w:hAnsiTheme="majorHAnsi"/>
            <w:b/>
            <w:i/>
            <w:rPrChange w:id="1172" w:author="STB" w:date="2020-09-09T15:02:00Z">
              <w:rPr>
                <w:b/>
                <w:i/>
              </w:rPr>
            </w:rPrChange>
          </w:rPr>
          <w:t>, t</w:t>
        </w:r>
        <w:r w:rsidRPr="006E199A">
          <w:rPr>
            <w:rFonts w:asciiTheme="majorHAnsi" w:hAnsiTheme="majorHAnsi"/>
            <w:b/>
            <w:i/>
            <w:vertAlign w:val="subscript"/>
            <w:rPrChange w:id="1173" w:author="STB" w:date="2020-09-09T15:02:00Z">
              <w:rPr>
                <w:b/>
                <w:i/>
                <w:vertAlign w:val="subscript"/>
              </w:rPr>
            </w:rPrChange>
          </w:rPr>
          <w:t>y</w:t>
        </w:r>
        <w:r w:rsidRPr="006E199A">
          <w:rPr>
            <w:rFonts w:asciiTheme="majorHAnsi" w:hAnsiTheme="majorHAnsi"/>
            <w:b/>
            <w:i/>
            <w:rPrChange w:id="1174" w:author="STB" w:date="2020-09-09T15:02:00Z">
              <w:rPr>
                <w:b/>
                <w:i/>
              </w:rPr>
            </w:rPrChange>
          </w:rPr>
          <w:t>, t</w:t>
        </w:r>
        <w:r w:rsidRPr="006E199A">
          <w:rPr>
            <w:rFonts w:asciiTheme="majorHAnsi" w:hAnsiTheme="majorHAnsi"/>
            <w:b/>
            <w:i/>
            <w:vertAlign w:val="subscript"/>
            <w:rPrChange w:id="1175" w:author="STB" w:date="2020-09-09T15:02:00Z">
              <w:rPr>
                <w:b/>
                <w:i/>
                <w:vertAlign w:val="subscript"/>
              </w:rPr>
            </w:rPrChange>
          </w:rPr>
          <w:t>z</w:t>
        </w:r>
        <w:r w:rsidRPr="006E199A">
          <w:rPr>
            <w:rFonts w:asciiTheme="majorHAnsi" w:hAnsiTheme="majorHAnsi"/>
            <w:b/>
            <w:i/>
            <w:rPrChange w:id="1176" w:author="STB" w:date="2020-09-09T15:02:00Z">
              <w:rPr>
                <w:b/>
                <w:i/>
              </w:rPr>
            </w:rPrChange>
          </w:rPr>
          <w:t xml:space="preserve">) </w:t>
        </w:r>
        <w:r w:rsidRPr="006E199A">
          <w:rPr>
            <w:rFonts w:ascii="Cambria Math" w:hAnsi="Cambria Math" w:cs="Cambria Math"/>
            <w:b/>
            <w:i/>
          </w:rPr>
          <w:t>⋅</w:t>
        </w:r>
        <w:r w:rsidRPr="006E199A">
          <w:rPr>
            <w:rFonts w:asciiTheme="majorHAnsi" w:hAnsiTheme="majorHAnsi"/>
            <w:b/>
            <w:i/>
            <w:rPrChange w:id="1177" w:author="STB" w:date="2020-09-09T15:02:00Z">
              <w:rPr>
                <w:b/>
                <w:i/>
              </w:rPr>
            </w:rPrChange>
          </w:rPr>
          <w:t xml:space="preserve"> R(</w:t>
        </w:r>
        <w:r w:rsidRPr="006E199A">
          <w:rPr>
            <w:rFonts w:asciiTheme="majorHAnsi" w:hAnsiTheme="majorHAnsi" w:cs="Calibri"/>
            <w:b/>
            <w:i/>
            <w:rPrChange w:id="1178" w:author="STB" w:date="2020-09-09T15:02:00Z">
              <w:rPr>
                <w:rFonts w:ascii="Calibri" w:hAnsi="Calibri" w:cs="Calibri"/>
                <w:b/>
                <w:i/>
              </w:rPr>
            </w:rPrChange>
          </w:rPr>
          <w:t>α</w:t>
        </w:r>
        <w:r w:rsidRPr="006E199A">
          <w:rPr>
            <w:rFonts w:asciiTheme="majorHAnsi" w:hAnsiTheme="majorHAnsi"/>
            <w:b/>
            <w:i/>
            <w:rPrChange w:id="1179" w:author="STB" w:date="2020-09-09T15:02:00Z">
              <w:rPr>
                <w:b/>
                <w:i/>
              </w:rPr>
            </w:rPrChange>
          </w:rPr>
          <w:t xml:space="preserve">, </w:t>
        </w:r>
        <w:r w:rsidRPr="006E199A">
          <w:rPr>
            <w:rFonts w:asciiTheme="majorHAnsi" w:hAnsiTheme="majorHAnsi" w:cs="Calibri"/>
            <w:b/>
            <w:i/>
            <w:rPrChange w:id="1180" w:author="STB" w:date="2020-09-09T15:02:00Z">
              <w:rPr>
                <w:rFonts w:ascii="Calibri" w:hAnsi="Calibri" w:cs="Calibri"/>
                <w:b/>
                <w:i/>
              </w:rPr>
            </w:rPrChange>
          </w:rPr>
          <w:t>β</w:t>
        </w:r>
        <w:r w:rsidRPr="006E199A">
          <w:rPr>
            <w:rFonts w:asciiTheme="majorHAnsi" w:hAnsiTheme="majorHAnsi"/>
            <w:b/>
            <w:i/>
            <w:rPrChange w:id="1181" w:author="STB" w:date="2020-09-09T15:02:00Z">
              <w:rPr>
                <w:b/>
                <w:i/>
              </w:rPr>
            </w:rPrChange>
          </w:rPr>
          <w:t>,</w:t>
        </w:r>
        <w:r w:rsidRPr="006E199A">
          <w:rPr>
            <w:rFonts w:asciiTheme="majorHAnsi" w:hAnsiTheme="majorHAnsi" w:cs="Calibri"/>
            <w:b/>
            <w:i/>
            <w:rPrChange w:id="1182" w:author="STB" w:date="2020-09-09T15:02:00Z">
              <w:rPr>
                <w:rFonts w:ascii="Calibri" w:hAnsi="Calibri" w:cs="Calibri"/>
                <w:b/>
                <w:i/>
              </w:rPr>
            </w:rPrChange>
          </w:rPr>
          <w:t>γ</w:t>
        </w:r>
        <w:r w:rsidRPr="006E199A">
          <w:rPr>
            <w:rFonts w:asciiTheme="majorHAnsi" w:hAnsiTheme="majorHAnsi"/>
            <w:b/>
            <w:i/>
            <w:rPrChange w:id="1183" w:author="STB" w:date="2020-09-09T15:02:00Z">
              <w:rPr>
                <w:b/>
                <w:i/>
              </w:rPr>
            </w:rPrChange>
          </w:rPr>
          <w:t xml:space="preserve"> )</w:t>
        </w:r>
        <w:r w:rsidRPr="006E199A">
          <w:rPr>
            <w:rFonts w:asciiTheme="majorHAnsi" w:hAnsiTheme="majorHAnsi"/>
            <w:b/>
            <w:i/>
            <w:rPrChange w:id="1184" w:author="STB" w:date="2020-09-09T15:02:00Z">
              <w:rPr>
                <w:b/>
                <w:i/>
              </w:rPr>
            </w:rPrChange>
          </w:rPr>
          <w:tab/>
        </w:r>
        <w:r w:rsidRPr="0089757F">
          <w:rPr>
            <w:rFonts w:asciiTheme="majorHAnsi" w:hAnsiTheme="majorHAnsi"/>
            <w:i/>
            <w:sz w:val="20"/>
            <w:szCs w:val="20"/>
            <w:rPrChange w:id="1185" w:author="STB" w:date="2020-09-09T15:21:00Z">
              <w:rPr>
                <w:b/>
                <w:i/>
              </w:rPr>
            </w:rPrChange>
          </w:rPr>
          <w:t>(2)</w:t>
        </w:r>
      </w:ins>
    </w:p>
    <w:p w14:paraId="79EF5E8D" w14:textId="058DEABD" w:rsidR="00FF5FB8" w:rsidRPr="00425FA8" w:rsidRDefault="00FF5FB8">
      <w:pPr>
        <w:jc w:val="center"/>
        <w:rPr>
          <w:ins w:id="1186" w:author="STB" w:date="2020-09-09T14:20:00Z"/>
        </w:rPr>
        <w:pPrChange w:id="1187" w:author="STB" w:date="2020-09-09T14:20:00Z">
          <w:pPr>
            <w:pStyle w:val="Heading2"/>
            <w:spacing w:before="0" w:after="120"/>
          </w:pPr>
        </w:pPrChange>
      </w:pPr>
      <w:ins w:id="1188" w:author="STB" w:date="2020-09-09T14:19:00Z">
        <w:r w:rsidRPr="006E199A">
          <w:rPr>
            <w:rFonts w:asciiTheme="majorHAnsi" w:hAnsiTheme="majorHAnsi"/>
            <w:noProof/>
            <w:rPrChange w:id="1189" w:author="STB" w:date="2020-09-09T15:02:00Z">
              <w:rPr>
                <w:noProof/>
              </w:rPr>
            </w:rPrChange>
          </w:rPr>
          <w:drawing>
            <wp:inline distT="0" distB="0" distL="0" distR="0" wp14:anchorId="2C319E6E" wp14:editId="39A8F9AC">
              <wp:extent cx="2874742" cy="352592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612" cy="3540486"/>
                      </a:xfrm>
                      <a:prstGeom prst="rect">
                        <a:avLst/>
                      </a:prstGeom>
                    </pic:spPr>
                  </pic:pic>
                </a:graphicData>
              </a:graphic>
            </wp:inline>
          </w:drawing>
        </w:r>
      </w:ins>
    </w:p>
    <w:p w14:paraId="1A9F54BE" w14:textId="03E17861" w:rsidR="00FF5FB8" w:rsidRPr="0089757F" w:rsidRDefault="00FF5FB8" w:rsidP="00FF5FB8">
      <w:pPr>
        <w:pStyle w:val="Caption"/>
        <w:jc w:val="center"/>
        <w:rPr>
          <w:ins w:id="1190" w:author="STB" w:date="2020-09-09T14:22:00Z"/>
          <w:rFonts w:asciiTheme="majorHAnsi" w:hAnsiTheme="majorHAnsi" w:cstheme="majorHAnsi"/>
          <w:b w:val="0"/>
          <w:lang w:val="fr-FR"/>
          <w:rPrChange w:id="1191" w:author="STB" w:date="2020-09-09T15:23:00Z">
            <w:rPr>
              <w:ins w:id="1192" w:author="STB" w:date="2020-09-09T14:22:00Z"/>
              <w:rFonts w:asciiTheme="majorHAnsi" w:hAnsiTheme="majorHAnsi" w:cstheme="majorHAnsi"/>
              <w:b w:val="0"/>
            </w:rPr>
          </w:rPrChange>
        </w:rPr>
      </w:pPr>
      <w:ins w:id="1193" w:author="STB" w:date="2020-09-09T14:22:00Z">
        <w:r w:rsidRPr="0089757F">
          <w:rPr>
            <w:rFonts w:asciiTheme="majorHAnsi" w:hAnsiTheme="majorHAnsi" w:cstheme="majorHAnsi"/>
            <w:b w:val="0"/>
            <w:lang w:val="fr-FR"/>
            <w:rPrChange w:id="1194" w:author="STB" w:date="2020-09-09T15:23:00Z">
              <w:rPr>
                <w:rFonts w:asciiTheme="majorHAnsi" w:hAnsiTheme="majorHAnsi" w:cstheme="majorHAnsi"/>
                <w:b w:val="0"/>
              </w:rPr>
            </w:rPrChange>
          </w:rPr>
          <w:t>Figure 1</w:t>
        </w:r>
        <w:r w:rsidR="00AC68E3" w:rsidRPr="0089757F">
          <w:rPr>
            <w:rFonts w:asciiTheme="majorHAnsi" w:hAnsiTheme="majorHAnsi" w:cstheme="majorHAnsi"/>
            <w:b w:val="0"/>
            <w:lang w:val="fr-FR"/>
            <w:rPrChange w:id="1195" w:author="STB" w:date="2020-09-09T15:23:00Z">
              <w:rPr>
                <w:rFonts w:asciiTheme="majorHAnsi" w:hAnsiTheme="majorHAnsi" w:cstheme="majorHAnsi"/>
                <w:b w:val="0"/>
              </w:rPr>
            </w:rPrChange>
          </w:rPr>
          <w:t>4</w:t>
        </w:r>
        <w:r w:rsidRPr="0089757F">
          <w:rPr>
            <w:rFonts w:asciiTheme="majorHAnsi" w:hAnsiTheme="majorHAnsi" w:cstheme="majorHAnsi"/>
            <w:b w:val="0"/>
            <w:lang w:val="fr-FR"/>
            <w:rPrChange w:id="1196" w:author="STB" w:date="2020-09-09T15:23:00Z">
              <w:rPr>
                <w:rFonts w:asciiTheme="majorHAnsi" w:hAnsiTheme="majorHAnsi" w:cstheme="majorHAnsi"/>
                <w:b w:val="0"/>
              </w:rPr>
            </w:rPrChange>
          </w:rPr>
          <w:t xml:space="preserve"> </w:t>
        </w:r>
      </w:ins>
      <w:ins w:id="1197" w:author="STB" w:date="2020-09-09T15:23:00Z">
        <w:r w:rsidR="0089757F">
          <w:rPr>
            <w:rFonts w:asciiTheme="majorHAnsi" w:hAnsiTheme="majorHAnsi"/>
            <w:b w:val="0"/>
            <w:lang w:val="fr-FR"/>
          </w:rPr>
          <w:t>M</w:t>
        </w:r>
        <w:r w:rsidR="0089757F" w:rsidRPr="0089757F">
          <w:rPr>
            <w:rFonts w:asciiTheme="majorHAnsi" w:hAnsiTheme="majorHAnsi"/>
            <w:b w:val="0"/>
            <w:lang w:val="fr-FR"/>
            <w:rPrChange w:id="1198" w:author="STB" w:date="2020-09-09T15:23:00Z">
              <w:rPr>
                <w:rFonts w:asciiTheme="majorHAnsi" w:hAnsiTheme="majorHAnsi"/>
              </w:rPr>
            </w:rPrChange>
          </w:rPr>
          <w:t xml:space="preserve">atrix </w:t>
        </w:r>
        <w:r w:rsidR="0089757F" w:rsidRPr="0089757F">
          <w:rPr>
            <w:rFonts w:asciiTheme="majorHAnsi" w:hAnsiTheme="majorHAnsi"/>
            <w:b w:val="0"/>
            <w:i/>
            <w:lang w:val="fr-FR"/>
            <w:rPrChange w:id="1199" w:author="STB" w:date="2020-09-09T15:23:00Z">
              <w:rPr>
                <w:rFonts w:asciiTheme="majorHAnsi" w:hAnsiTheme="majorHAnsi"/>
                <w:i/>
              </w:rPr>
            </w:rPrChange>
          </w:rPr>
          <w:t>R(</w:t>
        </w:r>
        <w:r w:rsidR="0089757F" w:rsidRPr="0089757F">
          <w:rPr>
            <w:rFonts w:asciiTheme="majorHAnsi" w:hAnsiTheme="majorHAnsi"/>
            <w:b w:val="0"/>
            <w:i/>
            <w:rPrChange w:id="1200" w:author="STB" w:date="2020-09-09T15:23:00Z">
              <w:rPr>
                <w:rFonts w:asciiTheme="majorHAnsi" w:hAnsiTheme="majorHAnsi"/>
                <w:i/>
              </w:rPr>
            </w:rPrChange>
          </w:rPr>
          <w:t>α</w:t>
        </w:r>
        <w:r w:rsidR="0089757F" w:rsidRPr="0089757F">
          <w:rPr>
            <w:rFonts w:asciiTheme="majorHAnsi" w:hAnsiTheme="majorHAnsi"/>
            <w:b w:val="0"/>
            <w:i/>
            <w:lang w:val="fr-FR"/>
            <w:rPrChange w:id="1201" w:author="STB" w:date="2020-09-09T15:23:00Z">
              <w:rPr>
                <w:rFonts w:asciiTheme="majorHAnsi" w:hAnsiTheme="majorHAnsi"/>
                <w:i/>
              </w:rPr>
            </w:rPrChange>
          </w:rPr>
          <w:t xml:space="preserve">, </w:t>
        </w:r>
        <w:r w:rsidR="0089757F" w:rsidRPr="0089757F">
          <w:rPr>
            <w:rFonts w:asciiTheme="majorHAnsi" w:hAnsiTheme="majorHAnsi"/>
            <w:b w:val="0"/>
            <w:i/>
            <w:rPrChange w:id="1202" w:author="STB" w:date="2020-09-09T15:23:00Z">
              <w:rPr>
                <w:rFonts w:asciiTheme="majorHAnsi" w:hAnsiTheme="majorHAnsi"/>
                <w:i/>
              </w:rPr>
            </w:rPrChange>
          </w:rPr>
          <w:t>β</w:t>
        </w:r>
        <w:r w:rsidR="0089757F" w:rsidRPr="0089757F">
          <w:rPr>
            <w:rFonts w:asciiTheme="majorHAnsi" w:hAnsiTheme="majorHAnsi"/>
            <w:b w:val="0"/>
            <w:i/>
            <w:lang w:val="fr-FR"/>
            <w:rPrChange w:id="1203" w:author="STB" w:date="2020-09-09T15:23:00Z">
              <w:rPr>
                <w:rFonts w:asciiTheme="majorHAnsi" w:hAnsiTheme="majorHAnsi"/>
                <w:i/>
              </w:rPr>
            </w:rPrChange>
          </w:rPr>
          <w:t xml:space="preserve">, </w:t>
        </w:r>
        <w:r w:rsidR="0089757F" w:rsidRPr="0089757F">
          <w:rPr>
            <w:rFonts w:asciiTheme="majorHAnsi" w:hAnsiTheme="majorHAnsi"/>
            <w:b w:val="0"/>
            <w:i/>
            <w:rPrChange w:id="1204" w:author="STB" w:date="2020-09-09T15:23:00Z">
              <w:rPr>
                <w:rFonts w:asciiTheme="majorHAnsi" w:hAnsiTheme="majorHAnsi"/>
                <w:i/>
              </w:rPr>
            </w:rPrChange>
          </w:rPr>
          <w:t>γ</w:t>
        </w:r>
        <w:r w:rsidR="0089757F" w:rsidRPr="0089757F">
          <w:rPr>
            <w:rFonts w:asciiTheme="majorHAnsi" w:hAnsiTheme="majorHAnsi"/>
            <w:b w:val="0"/>
            <w:i/>
            <w:lang w:val="fr-FR"/>
            <w:rPrChange w:id="1205" w:author="STB" w:date="2020-09-09T15:23:00Z">
              <w:rPr>
                <w:rFonts w:asciiTheme="majorHAnsi" w:hAnsiTheme="majorHAnsi"/>
                <w:i/>
              </w:rPr>
            </w:rPrChange>
          </w:rPr>
          <w:t>)</w:t>
        </w:r>
        <w:r w:rsidR="0089757F" w:rsidRPr="0089757F">
          <w:rPr>
            <w:rFonts w:asciiTheme="majorHAnsi" w:hAnsiTheme="majorHAnsi"/>
            <w:b w:val="0"/>
            <w:lang w:val="fr-FR"/>
            <w:rPrChange w:id="1206" w:author="STB" w:date="2020-09-09T15:23:00Z">
              <w:rPr>
                <w:rFonts w:asciiTheme="majorHAnsi" w:hAnsiTheme="majorHAnsi"/>
              </w:rPr>
            </w:rPrChange>
          </w:rPr>
          <w:t xml:space="preserve"> and a translation matrix </w:t>
        </w:r>
        <w:r w:rsidR="0089757F" w:rsidRPr="0089757F">
          <w:rPr>
            <w:rFonts w:asciiTheme="majorHAnsi" w:hAnsiTheme="majorHAnsi"/>
            <w:b w:val="0"/>
            <w:i/>
            <w:lang w:val="fr-FR"/>
            <w:rPrChange w:id="1207" w:author="STB" w:date="2020-09-09T15:23:00Z">
              <w:rPr>
                <w:rFonts w:asciiTheme="majorHAnsi" w:hAnsiTheme="majorHAnsi"/>
                <w:i/>
              </w:rPr>
            </w:rPrChange>
          </w:rPr>
          <w:t>T(t</w:t>
        </w:r>
        <w:r w:rsidR="0089757F" w:rsidRPr="0089757F">
          <w:rPr>
            <w:rFonts w:asciiTheme="majorHAnsi" w:hAnsiTheme="majorHAnsi"/>
            <w:b w:val="0"/>
            <w:i/>
            <w:vertAlign w:val="subscript"/>
            <w:lang w:val="fr-FR"/>
            <w:rPrChange w:id="1208" w:author="STB" w:date="2020-09-09T15:23:00Z">
              <w:rPr>
                <w:rFonts w:asciiTheme="majorHAnsi" w:hAnsiTheme="majorHAnsi"/>
                <w:i/>
                <w:vertAlign w:val="subscript"/>
              </w:rPr>
            </w:rPrChange>
          </w:rPr>
          <w:t>x</w:t>
        </w:r>
        <w:r w:rsidR="0089757F" w:rsidRPr="0089757F">
          <w:rPr>
            <w:rFonts w:asciiTheme="majorHAnsi" w:hAnsiTheme="majorHAnsi"/>
            <w:b w:val="0"/>
            <w:i/>
            <w:lang w:val="fr-FR"/>
            <w:rPrChange w:id="1209" w:author="STB" w:date="2020-09-09T15:23:00Z">
              <w:rPr>
                <w:rFonts w:asciiTheme="majorHAnsi" w:hAnsiTheme="majorHAnsi"/>
                <w:i/>
              </w:rPr>
            </w:rPrChange>
          </w:rPr>
          <w:t xml:space="preserve"> , t</w:t>
        </w:r>
        <w:r w:rsidR="0089757F" w:rsidRPr="0089757F">
          <w:rPr>
            <w:rFonts w:asciiTheme="majorHAnsi" w:hAnsiTheme="majorHAnsi"/>
            <w:b w:val="0"/>
            <w:i/>
            <w:vertAlign w:val="subscript"/>
            <w:lang w:val="fr-FR"/>
            <w:rPrChange w:id="1210" w:author="STB" w:date="2020-09-09T15:23:00Z">
              <w:rPr>
                <w:rFonts w:asciiTheme="majorHAnsi" w:hAnsiTheme="majorHAnsi"/>
                <w:i/>
                <w:vertAlign w:val="subscript"/>
              </w:rPr>
            </w:rPrChange>
          </w:rPr>
          <w:t>y</w:t>
        </w:r>
        <w:r w:rsidR="0089757F" w:rsidRPr="0089757F">
          <w:rPr>
            <w:rFonts w:asciiTheme="majorHAnsi" w:hAnsiTheme="majorHAnsi"/>
            <w:b w:val="0"/>
            <w:i/>
            <w:lang w:val="fr-FR"/>
            <w:rPrChange w:id="1211" w:author="STB" w:date="2020-09-09T15:23:00Z">
              <w:rPr>
                <w:rFonts w:asciiTheme="majorHAnsi" w:hAnsiTheme="majorHAnsi"/>
                <w:i/>
              </w:rPr>
            </w:rPrChange>
          </w:rPr>
          <w:t xml:space="preserve"> , t</w:t>
        </w:r>
        <w:r w:rsidR="0089757F" w:rsidRPr="0089757F">
          <w:rPr>
            <w:rFonts w:asciiTheme="majorHAnsi" w:hAnsiTheme="majorHAnsi"/>
            <w:b w:val="0"/>
            <w:i/>
            <w:vertAlign w:val="subscript"/>
            <w:lang w:val="fr-FR"/>
            <w:rPrChange w:id="1212" w:author="STB" w:date="2020-09-09T15:23:00Z">
              <w:rPr>
                <w:rFonts w:asciiTheme="majorHAnsi" w:hAnsiTheme="majorHAnsi"/>
                <w:i/>
                <w:vertAlign w:val="subscript"/>
              </w:rPr>
            </w:rPrChange>
          </w:rPr>
          <w:t>z</w:t>
        </w:r>
        <w:r w:rsidR="0089757F" w:rsidRPr="0089757F">
          <w:rPr>
            <w:rFonts w:asciiTheme="majorHAnsi" w:hAnsiTheme="majorHAnsi"/>
            <w:b w:val="0"/>
            <w:i/>
            <w:lang w:val="fr-FR"/>
            <w:rPrChange w:id="1213" w:author="STB" w:date="2020-09-09T15:23:00Z">
              <w:rPr>
                <w:rFonts w:asciiTheme="majorHAnsi" w:hAnsiTheme="majorHAnsi"/>
                <w:i/>
              </w:rPr>
            </w:rPrChange>
          </w:rPr>
          <w:t>)</w:t>
        </w:r>
      </w:ins>
    </w:p>
    <w:p w14:paraId="3072F7BA" w14:textId="774D11E9" w:rsidR="00FF5FB8" w:rsidRPr="0089757F" w:rsidRDefault="00FF5FB8">
      <w:pPr>
        <w:jc w:val="center"/>
        <w:rPr>
          <w:ins w:id="1214" w:author="STB" w:date="2020-09-09T14:20:00Z"/>
          <w:lang w:val="fr-FR"/>
          <w:rPrChange w:id="1215" w:author="STB" w:date="2020-09-09T15:23:00Z">
            <w:rPr>
              <w:ins w:id="1216" w:author="STB" w:date="2020-09-09T14:20:00Z"/>
            </w:rPr>
          </w:rPrChange>
        </w:rPr>
        <w:pPrChange w:id="1217" w:author="STB" w:date="2020-09-09T14:20:00Z">
          <w:pPr>
            <w:pStyle w:val="Heading2"/>
            <w:spacing w:before="0" w:after="120"/>
          </w:pPr>
        </w:pPrChange>
      </w:pPr>
    </w:p>
    <w:p w14:paraId="63E0C88B" w14:textId="2E85B1DB" w:rsidR="00F63D2C" w:rsidRPr="00425FA8" w:rsidRDefault="00FF5FB8">
      <w:pPr>
        <w:ind w:firstLineChars="50" w:firstLine="110"/>
        <w:jc w:val="both"/>
        <w:rPr>
          <w:ins w:id="1218" w:author="STB" w:date="2020-09-09T14:36:00Z"/>
        </w:rPr>
        <w:pPrChange w:id="1219" w:author="STB" w:date="2020-09-09T14:35:00Z">
          <w:pPr>
            <w:pStyle w:val="Heading2"/>
            <w:spacing w:before="0" w:after="120"/>
          </w:pPr>
        </w:pPrChange>
      </w:pPr>
      <w:ins w:id="1220" w:author="STB" w:date="2020-09-09T14:20:00Z">
        <w:r w:rsidRPr="006E199A">
          <w:rPr>
            <w:rFonts w:asciiTheme="majorHAnsi" w:hAnsiTheme="majorHAnsi"/>
            <w:i/>
            <w:rPrChange w:id="1221" w:author="STB" w:date="2020-09-09T15:02:00Z">
              <w:rPr/>
            </w:rPrChange>
          </w:rPr>
          <w:t>Rx(α), Ry(β) and Rz(γ)</w:t>
        </w:r>
        <w:r w:rsidRPr="006E199A">
          <w:rPr>
            <w:rFonts w:asciiTheme="majorHAnsi" w:hAnsiTheme="majorHAnsi"/>
            <w:rPrChange w:id="1222" w:author="STB" w:date="2020-09-09T15:02:00Z">
              <w:rPr/>
            </w:rPrChange>
          </w:rPr>
          <w:t xml:space="preserve"> are rotations of </w:t>
        </w:r>
        <w:r w:rsidRPr="006E199A">
          <w:rPr>
            <w:rFonts w:asciiTheme="majorHAnsi" w:hAnsiTheme="majorHAnsi"/>
            <w:i/>
            <w:rPrChange w:id="1223" w:author="STB" w:date="2020-09-09T15:02:00Z">
              <w:rPr/>
            </w:rPrChange>
          </w:rPr>
          <w:t>α, β,</w:t>
        </w:r>
        <w:r w:rsidRPr="006E199A">
          <w:rPr>
            <w:rFonts w:asciiTheme="majorHAnsi" w:hAnsiTheme="majorHAnsi"/>
            <w:rPrChange w:id="1224" w:author="STB" w:date="2020-09-09T15:02:00Z">
              <w:rPr/>
            </w:rPrChange>
          </w:rPr>
          <w:t xml:space="preserve"> and </w:t>
        </w:r>
        <w:r w:rsidRPr="006E199A">
          <w:rPr>
            <w:rFonts w:asciiTheme="majorHAnsi" w:hAnsiTheme="majorHAnsi"/>
            <w:i/>
            <w:rPrChange w:id="1225" w:author="STB" w:date="2020-09-09T15:02:00Z">
              <w:rPr/>
            </w:rPrChange>
          </w:rPr>
          <w:t>γ</w:t>
        </w:r>
        <w:r w:rsidRPr="006E199A">
          <w:rPr>
            <w:rFonts w:asciiTheme="majorHAnsi" w:hAnsiTheme="majorHAnsi"/>
            <w:rPrChange w:id="1226" w:author="STB" w:date="2020-09-09T15:02:00Z">
              <w:rPr/>
            </w:rPrChange>
          </w:rPr>
          <w:t xml:space="preserve"> radians about the x-axis, y-axis and z-axis, respectively. Equation (1) is essentially a least-squares optimization problem, and solving it requires the determination of only the values of the six parameters </w:t>
        </w:r>
        <w:r w:rsidRPr="006E199A">
          <w:rPr>
            <w:rFonts w:asciiTheme="majorHAnsi" w:hAnsiTheme="majorHAnsi"/>
            <w:i/>
            <w:rPrChange w:id="1227" w:author="STB" w:date="2020-09-09T15:02:00Z">
              <w:rPr/>
            </w:rPrChange>
          </w:rPr>
          <w:t xml:space="preserve">α, β, γ, </w:t>
        </w:r>
        <w:r w:rsidRPr="006E199A">
          <w:rPr>
            <w:rFonts w:asciiTheme="majorHAnsi" w:hAnsiTheme="majorHAnsi"/>
            <w:i/>
            <w:rPrChange w:id="1228" w:author="STB" w:date="2020-09-09T15:02:00Z">
              <w:rPr>
                <w:i/>
              </w:rPr>
            </w:rPrChange>
          </w:rPr>
          <w:t>tx</w:t>
        </w:r>
        <w:r w:rsidRPr="006E199A">
          <w:rPr>
            <w:rFonts w:asciiTheme="majorHAnsi" w:hAnsiTheme="majorHAnsi"/>
            <w:i/>
            <w:rPrChange w:id="1229" w:author="STB" w:date="2020-09-09T15:02:00Z">
              <w:rPr/>
            </w:rPrChange>
          </w:rPr>
          <w:t>, ty</w:t>
        </w:r>
        <w:r w:rsidRPr="006E199A">
          <w:rPr>
            <w:rFonts w:asciiTheme="majorHAnsi" w:hAnsiTheme="majorHAnsi"/>
            <w:rPrChange w:id="1230" w:author="STB" w:date="2020-09-09T15:02:00Z">
              <w:rPr/>
            </w:rPrChange>
          </w:rPr>
          <w:t xml:space="preserve">, and </w:t>
        </w:r>
        <w:r w:rsidRPr="006E199A">
          <w:rPr>
            <w:rFonts w:asciiTheme="majorHAnsi" w:hAnsiTheme="majorHAnsi"/>
            <w:i/>
            <w:rPrChange w:id="1231" w:author="STB" w:date="2020-09-09T15:02:00Z">
              <w:rPr/>
            </w:rPrChange>
          </w:rPr>
          <w:t>tz</w:t>
        </w:r>
        <w:r w:rsidRPr="006E199A">
          <w:rPr>
            <w:rFonts w:asciiTheme="majorHAnsi" w:hAnsiTheme="majorHAnsi"/>
            <w:rPrChange w:id="1232" w:author="STB" w:date="2020-09-09T15:02:00Z">
              <w:rPr/>
            </w:rPrChange>
          </w:rPr>
          <w:t xml:space="preserve">. However, since </w:t>
        </w:r>
        <w:r w:rsidRPr="006E199A">
          <w:rPr>
            <w:rFonts w:asciiTheme="majorHAnsi" w:hAnsiTheme="majorHAnsi"/>
            <w:i/>
            <w:rPrChange w:id="1233" w:author="STB" w:date="2020-09-09T15:02:00Z">
              <w:rPr/>
            </w:rPrChange>
          </w:rPr>
          <w:t>α, β</w:t>
        </w:r>
        <w:r w:rsidRPr="006E199A">
          <w:rPr>
            <w:rFonts w:asciiTheme="majorHAnsi" w:hAnsiTheme="majorHAnsi"/>
            <w:rPrChange w:id="1234" w:author="STB" w:date="2020-09-09T15:02:00Z">
              <w:rPr/>
            </w:rPrChange>
          </w:rPr>
          <w:t xml:space="preserve">, and </w:t>
        </w:r>
        <w:r w:rsidRPr="006E199A">
          <w:rPr>
            <w:rFonts w:asciiTheme="majorHAnsi" w:hAnsiTheme="majorHAnsi"/>
            <w:i/>
            <w:rPrChange w:id="1235" w:author="STB" w:date="2020-09-09T15:02:00Z">
              <w:rPr/>
            </w:rPrChange>
          </w:rPr>
          <w:t>γ</w:t>
        </w:r>
        <w:r w:rsidRPr="006E199A">
          <w:rPr>
            <w:rFonts w:asciiTheme="majorHAnsi" w:hAnsiTheme="majorHAnsi"/>
            <w:rPrChange w:id="1236" w:author="STB" w:date="2020-09-09T15:02:00Z">
              <w:rPr/>
            </w:rPrChange>
          </w:rPr>
          <w:t xml:space="preserve"> are arguments of nonlinear trigonometric functions in the rotation matrix </w:t>
        </w:r>
        <w:r w:rsidRPr="006E199A">
          <w:rPr>
            <w:rFonts w:asciiTheme="majorHAnsi" w:hAnsiTheme="majorHAnsi"/>
            <w:b/>
            <w:rPrChange w:id="1237" w:author="STB" w:date="2020-09-09T15:02:00Z">
              <w:rPr/>
            </w:rPrChange>
          </w:rPr>
          <w:t>R</w:t>
        </w:r>
        <w:r w:rsidRPr="006E199A">
          <w:rPr>
            <w:rFonts w:asciiTheme="majorHAnsi" w:hAnsiTheme="majorHAnsi"/>
            <w:rPrChange w:id="1238" w:author="STB" w:date="2020-09-09T15:02:00Z">
              <w:rPr/>
            </w:rPrChange>
          </w:rPr>
          <w:t>, efficient linear least-squares techniques cannot be applied to obtain the solution. In the next section, we present how this nonlinear least-squares problem can be approximated by a linear one, so that a linear least-squares technique can be applied.</w:t>
        </w:r>
      </w:ins>
    </w:p>
    <w:p w14:paraId="5A04F600" w14:textId="77777777" w:rsidR="00AC68E3" w:rsidRPr="006E199A" w:rsidRDefault="00AC68E3">
      <w:pPr>
        <w:ind w:firstLineChars="50" w:firstLine="110"/>
        <w:jc w:val="both"/>
        <w:rPr>
          <w:ins w:id="1239" w:author="STB" w:date="2020-09-09T11:10:00Z"/>
          <w:rPrChange w:id="1240" w:author="STB" w:date="2020-09-09T15:02:00Z">
            <w:rPr>
              <w:ins w:id="1241" w:author="STB" w:date="2020-09-09T11:10:00Z"/>
              <w:rFonts w:cstheme="majorHAnsi"/>
              <w:b/>
              <w:color w:val="auto"/>
              <w:sz w:val="32"/>
              <w:szCs w:val="32"/>
            </w:rPr>
          </w:rPrChange>
        </w:rPr>
        <w:pPrChange w:id="1242" w:author="STB" w:date="2020-09-09T14:35:00Z">
          <w:pPr>
            <w:pStyle w:val="Heading2"/>
            <w:spacing w:before="0" w:after="120"/>
          </w:pPr>
        </w:pPrChange>
      </w:pPr>
    </w:p>
    <w:p w14:paraId="0E156558" w14:textId="14AA7260" w:rsidR="00EA4241" w:rsidRPr="006E199A" w:rsidRDefault="00BA1170" w:rsidP="00EA4241">
      <w:pPr>
        <w:pStyle w:val="Heading2"/>
        <w:spacing w:before="0" w:after="120"/>
        <w:rPr>
          <w:ins w:id="1243" w:author="STB" w:date="2020-09-09T09:42:00Z"/>
          <w:rFonts w:cstheme="majorHAnsi"/>
          <w:b/>
          <w:sz w:val="32"/>
          <w:szCs w:val="32"/>
        </w:rPr>
      </w:pPr>
      <w:bookmarkStart w:id="1244" w:name="_Toc50556401"/>
      <w:ins w:id="1245" w:author="STB" w:date="2020-09-09T09:42:00Z">
        <w:r w:rsidRPr="006E199A">
          <w:rPr>
            <w:rFonts w:cstheme="majorHAnsi"/>
            <w:b/>
            <w:color w:val="auto"/>
            <w:sz w:val="32"/>
            <w:szCs w:val="32"/>
          </w:rPr>
          <w:t>4.4</w:t>
        </w:r>
        <w:r w:rsidR="00EA4241" w:rsidRPr="006E199A">
          <w:rPr>
            <w:rFonts w:cstheme="majorHAnsi"/>
            <w:b/>
            <w:color w:val="auto"/>
            <w:sz w:val="32"/>
            <w:szCs w:val="32"/>
          </w:rPr>
          <w:t>. VoxelGrid Filter</w:t>
        </w:r>
        <w:bookmarkEnd w:id="1244"/>
      </w:ins>
    </w:p>
    <w:p w14:paraId="45EF528D" w14:textId="2910C0C8" w:rsidR="00815727" w:rsidRPr="001B7A32" w:rsidRDefault="00BA1170">
      <w:pPr>
        <w:pStyle w:val="Heading3"/>
        <w:rPr>
          <w:ins w:id="1246" w:author="STB" w:date="2020-09-09T10:07:00Z"/>
          <w:b w:val="0"/>
          <w:rPrChange w:id="1247" w:author="Trần Văn Quang Huy" w:date="2020-10-08T16:45:00Z">
            <w:rPr>
              <w:ins w:id="1248" w:author="STB" w:date="2020-09-09T10:07:00Z"/>
              <w:rFonts w:cstheme="majorHAnsi"/>
              <w:b/>
              <w:sz w:val="32"/>
              <w:szCs w:val="32"/>
            </w:rPr>
          </w:rPrChange>
        </w:rPr>
        <w:pPrChange w:id="1249" w:author="Trần Văn Quang Huy" w:date="2020-10-08T16:45:00Z">
          <w:pPr>
            <w:pStyle w:val="Heading2"/>
            <w:spacing w:before="0" w:after="120"/>
          </w:pPr>
        </w:pPrChange>
      </w:pPr>
      <w:bookmarkStart w:id="1250" w:name="_Toc50556402"/>
      <w:ins w:id="1251" w:author="STB" w:date="2020-09-09T10:07:00Z">
        <w:r w:rsidRPr="001B7A32">
          <w:rPr>
            <w:rPrChange w:id="1252" w:author="Trần Văn Quang Huy" w:date="2020-10-08T16:44:00Z">
              <w:rPr>
                <w:rFonts w:cstheme="majorHAnsi"/>
                <w:color w:val="auto"/>
                <w:szCs w:val="32"/>
              </w:rPr>
            </w:rPrChange>
          </w:rPr>
          <w:t>4.4</w:t>
        </w:r>
        <w:r w:rsidR="00815727" w:rsidRPr="001B7A32">
          <w:rPr>
            <w:rPrChange w:id="1253" w:author="Trần Văn Quang Huy" w:date="2020-10-08T16:44:00Z">
              <w:rPr>
                <w:rFonts w:cstheme="majorHAnsi"/>
                <w:color w:val="auto"/>
                <w:szCs w:val="32"/>
              </w:rPr>
            </w:rPrChange>
          </w:rPr>
          <w:t>.1. Voxel</w:t>
        </w:r>
        <w:bookmarkEnd w:id="1250"/>
      </w:ins>
    </w:p>
    <w:p w14:paraId="58837311" w14:textId="77777777" w:rsidR="00815727" w:rsidRPr="006E199A" w:rsidRDefault="00815727">
      <w:pPr>
        <w:ind w:firstLineChars="50" w:firstLine="110"/>
        <w:jc w:val="both"/>
        <w:rPr>
          <w:ins w:id="1254" w:author="STB" w:date="2020-09-09T10:11:00Z"/>
          <w:rFonts w:asciiTheme="majorHAnsi" w:hAnsiTheme="majorHAnsi"/>
          <w:rPrChange w:id="1255" w:author="STB" w:date="2020-09-09T15:02:00Z">
            <w:rPr>
              <w:ins w:id="1256" w:author="STB" w:date="2020-09-09T10:11:00Z"/>
            </w:rPr>
          </w:rPrChange>
        </w:rPr>
        <w:pPrChange w:id="1257" w:author="STB" w:date="2020-09-09T10:11:00Z">
          <w:pPr>
            <w:pStyle w:val="Caption"/>
            <w:jc w:val="center"/>
          </w:pPr>
        </w:pPrChange>
      </w:pPr>
      <w:ins w:id="1258" w:author="STB" w:date="2020-09-09T10:09:00Z">
        <w:r w:rsidRPr="006E199A">
          <w:rPr>
            <w:rFonts w:asciiTheme="majorHAnsi" w:hAnsiTheme="majorHAnsi"/>
            <w:rPrChange w:id="1259" w:author="STB" w:date="2020-09-09T15:02:00Z">
              <w:rPr/>
            </w:rPrChange>
          </w:rPr>
          <w:t>Voxel is a terminology in 3D Graphics.</w:t>
        </w:r>
      </w:ins>
      <w:ins w:id="1260" w:author="STB" w:date="2020-09-09T10:11:00Z">
        <w:r w:rsidRPr="006E199A">
          <w:rPr>
            <w:rFonts w:asciiTheme="majorHAnsi" w:hAnsiTheme="majorHAnsi"/>
            <w:rPrChange w:id="1261" w:author="STB" w:date="2020-09-09T15:02:00Z">
              <w:rPr/>
            </w:rPrChange>
          </w:rPr>
          <w:t xml:space="preserve"> A voxel represents a value on a regular grid in three-dimensional space. As with pixels in a 2D bitmap, voxels themselves do not typically have their </w:t>
        </w:r>
        <w:r w:rsidRPr="006E199A">
          <w:rPr>
            <w:rFonts w:asciiTheme="majorHAnsi" w:hAnsiTheme="majorHAnsi"/>
            <w:rPrChange w:id="1262" w:author="STB" w:date="2020-09-09T15:02:00Z">
              <w:rPr/>
            </w:rPrChange>
          </w:rPr>
          <w:lastRenderedPageBreak/>
          <w:t>position (i.e. coordinates) explicitly encoded with their values. Instead, rendering systems infer the position of a voxel based upon its position relative to other voxels (i.e., its position in the data structure that makes up a single volumetric image).</w:t>
        </w:r>
      </w:ins>
    </w:p>
    <w:p w14:paraId="55E4F1D1" w14:textId="48113DFA" w:rsidR="00EA4241" w:rsidRPr="006E199A" w:rsidRDefault="00815727">
      <w:pPr>
        <w:ind w:firstLineChars="50" w:firstLine="110"/>
        <w:jc w:val="both"/>
        <w:rPr>
          <w:ins w:id="1263" w:author="STB" w:date="2020-09-09T10:12:00Z"/>
          <w:rFonts w:asciiTheme="majorHAnsi" w:hAnsiTheme="majorHAnsi"/>
          <w:rPrChange w:id="1264" w:author="STB" w:date="2020-09-09T15:02:00Z">
            <w:rPr>
              <w:ins w:id="1265" w:author="STB" w:date="2020-09-09T10:12:00Z"/>
            </w:rPr>
          </w:rPrChange>
        </w:rPr>
        <w:pPrChange w:id="1266" w:author="STB" w:date="2020-09-09T10:11:00Z">
          <w:pPr>
            <w:pStyle w:val="Caption"/>
            <w:jc w:val="center"/>
          </w:pPr>
        </w:pPrChange>
      </w:pPr>
      <w:ins w:id="1267" w:author="STB" w:date="2020-09-09T10:11:00Z">
        <w:r w:rsidRPr="006E199A">
          <w:rPr>
            <w:rFonts w:asciiTheme="majorHAnsi" w:hAnsiTheme="majorHAnsi"/>
            <w:rPrChange w:id="1268" w:author="STB" w:date="2020-09-09T15:02:00Z">
              <w:rPr/>
            </w:rPrChange>
          </w:rPr>
          <w:t>In contrast to pixels and voxels, polygons are often explicitly represented by the coordinates of their vertices (as points). A direct consequence of this difference is that polygons can efficiently represent simple 3D structures with much empty or homogeneously filled space, while voxels excel at representing regularly sampled spaces that are non-homogeneously filled.</w:t>
        </w:r>
      </w:ins>
    </w:p>
    <w:p w14:paraId="2A7F8694" w14:textId="095D54E6" w:rsidR="00815727" w:rsidRPr="006E199A" w:rsidRDefault="00815727">
      <w:pPr>
        <w:jc w:val="center"/>
        <w:rPr>
          <w:ins w:id="1269" w:author="STB" w:date="2020-09-09T10:14:00Z"/>
          <w:rFonts w:asciiTheme="majorHAnsi" w:hAnsiTheme="majorHAnsi"/>
          <w:rPrChange w:id="1270" w:author="STB" w:date="2020-09-09T15:02:00Z">
            <w:rPr>
              <w:ins w:id="1271" w:author="STB" w:date="2020-09-09T10:14:00Z"/>
            </w:rPr>
          </w:rPrChange>
        </w:rPr>
        <w:pPrChange w:id="1272" w:author="STB" w:date="2020-09-09T10:13:00Z">
          <w:pPr>
            <w:pStyle w:val="Caption"/>
            <w:jc w:val="center"/>
          </w:pPr>
        </w:pPrChange>
      </w:pPr>
      <w:ins w:id="1273" w:author="STB" w:date="2020-09-09T10:13:00Z">
        <w:r w:rsidRPr="006E199A">
          <w:rPr>
            <w:rFonts w:asciiTheme="majorHAnsi" w:hAnsiTheme="majorHAnsi"/>
            <w:noProof/>
            <w:rPrChange w:id="1274" w:author="STB" w:date="2020-09-09T15:02:00Z">
              <w:rPr>
                <w:noProof/>
              </w:rPr>
            </w:rPrChange>
          </w:rPr>
          <w:drawing>
            <wp:inline distT="0" distB="0" distL="0" distR="0" wp14:anchorId="3665809E" wp14:editId="50566CC2">
              <wp:extent cx="2021044" cy="2313830"/>
              <wp:effectExtent l="0" t="0" r="0" b="0"/>
              <wp:docPr id="2" name="Picture 2" descr="https://upload.wikimedia.org/wikipedia/commons/thumb/b/bc/Voxels.svg/800px-Voxel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c/Voxels.svg/800px-Voxels.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8103" cy="2333360"/>
                      </a:xfrm>
                      <a:prstGeom prst="rect">
                        <a:avLst/>
                      </a:prstGeom>
                      <a:noFill/>
                      <a:ln>
                        <a:noFill/>
                      </a:ln>
                    </pic:spPr>
                  </pic:pic>
                </a:graphicData>
              </a:graphic>
            </wp:inline>
          </w:drawing>
        </w:r>
      </w:ins>
    </w:p>
    <w:p w14:paraId="4F43D2F1" w14:textId="49AA4E8D" w:rsidR="00815727" w:rsidRPr="006E199A" w:rsidRDefault="00815727" w:rsidP="00815727">
      <w:pPr>
        <w:pStyle w:val="Caption"/>
        <w:jc w:val="center"/>
        <w:rPr>
          <w:ins w:id="1275" w:author="STB" w:date="2020-09-09T10:14:00Z"/>
          <w:rFonts w:asciiTheme="majorHAnsi" w:hAnsiTheme="majorHAnsi" w:cstheme="majorHAnsi"/>
          <w:b w:val="0"/>
        </w:rPr>
      </w:pPr>
      <w:ins w:id="1276" w:author="STB" w:date="2020-09-09T10:14:00Z">
        <w:r w:rsidRPr="006E199A">
          <w:rPr>
            <w:rFonts w:asciiTheme="majorHAnsi" w:hAnsiTheme="majorHAnsi" w:cstheme="majorHAnsi"/>
            <w:b w:val="0"/>
          </w:rPr>
          <w:t>Figure 1</w:t>
        </w:r>
        <w:r w:rsidR="00AC68E3" w:rsidRPr="006E199A">
          <w:rPr>
            <w:rFonts w:asciiTheme="majorHAnsi" w:hAnsiTheme="majorHAnsi" w:cstheme="majorHAnsi"/>
            <w:b w:val="0"/>
          </w:rPr>
          <w:t>5</w:t>
        </w:r>
        <w:r w:rsidRPr="006E199A">
          <w:rPr>
            <w:rFonts w:asciiTheme="majorHAnsi" w:hAnsiTheme="majorHAnsi" w:cstheme="majorHAnsi"/>
            <w:b w:val="0"/>
          </w:rPr>
          <w:t xml:space="preserve"> A series of voxels, with a single voxel shaded</w:t>
        </w:r>
      </w:ins>
    </w:p>
    <w:p w14:paraId="5C8EA836" w14:textId="77777777" w:rsidR="00815727" w:rsidRPr="006E199A" w:rsidRDefault="00815727">
      <w:pPr>
        <w:rPr>
          <w:ins w:id="1277" w:author="STB" w:date="2020-09-09T10:13:00Z"/>
          <w:rFonts w:asciiTheme="majorHAnsi" w:hAnsiTheme="majorHAnsi"/>
          <w:rPrChange w:id="1278" w:author="STB" w:date="2020-09-09T15:02:00Z">
            <w:rPr>
              <w:ins w:id="1279" w:author="STB" w:date="2020-09-09T10:13:00Z"/>
            </w:rPr>
          </w:rPrChange>
        </w:rPr>
        <w:pPrChange w:id="1280" w:author="STB" w:date="2020-09-09T10:14:00Z">
          <w:pPr>
            <w:pStyle w:val="Caption"/>
            <w:jc w:val="center"/>
          </w:pPr>
        </w:pPrChange>
      </w:pPr>
    </w:p>
    <w:p w14:paraId="2593FE38" w14:textId="7540AA16" w:rsidR="00815727" w:rsidRPr="001B7A32" w:rsidRDefault="00BA1170">
      <w:pPr>
        <w:pStyle w:val="Heading3"/>
        <w:rPr>
          <w:ins w:id="1281" w:author="STB" w:date="2020-09-09T10:18:00Z"/>
          <w:b w:val="0"/>
          <w:rPrChange w:id="1282" w:author="Trần Văn Quang Huy" w:date="2020-10-08T16:45:00Z">
            <w:rPr>
              <w:ins w:id="1283" w:author="STB" w:date="2020-09-09T10:18:00Z"/>
              <w:rFonts w:cstheme="majorHAnsi"/>
              <w:b/>
              <w:sz w:val="32"/>
              <w:szCs w:val="32"/>
            </w:rPr>
          </w:rPrChange>
        </w:rPr>
        <w:pPrChange w:id="1284" w:author="Trần Văn Quang Huy" w:date="2020-10-08T16:45:00Z">
          <w:pPr>
            <w:pStyle w:val="Heading2"/>
            <w:spacing w:before="0" w:after="120"/>
          </w:pPr>
        </w:pPrChange>
      </w:pPr>
      <w:bookmarkStart w:id="1285" w:name="_Toc50556403"/>
      <w:ins w:id="1286" w:author="STB" w:date="2020-09-09T10:18:00Z">
        <w:r w:rsidRPr="001B7A32">
          <w:rPr>
            <w:rPrChange w:id="1287" w:author="Trần Văn Quang Huy" w:date="2020-10-08T16:44:00Z">
              <w:rPr>
                <w:rFonts w:cstheme="majorHAnsi"/>
                <w:color w:val="auto"/>
                <w:szCs w:val="32"/>
              </w:rPr>
            </w:rPrChange>
          </w:rPr>
          <w:t>4.4</w:t>
        </w:r>
        <w:r w:rsidR="00815727" w:rsidRPr="001B7A32">
          <w:rPr>
            <w:rPrChange w:id="1288" w:author="Trần Văn Quang Huy" w:date="2020-10-08T16:44:00Z">
              <w:rPr>
                <w:rFonts w:cstheme="majorHAnsi"/>
                <w:color w:val="auto"/>
                <w:szCs w:val="32"/>
              </w:rPr>
            </w:rPrChange>
          </w:rPr>
          <w:t>.2. Voxel</w:t>
        </w:r>
      </w:ins>
      <w:ins w:id="1289" w:author="STB" w:date="2020-09-09T10:19:00Z">
        <w:r w:rsidR="00815727" w:rsidRPr="001B7A32">
          <w:rPr>
            <w:rPrChange w:id="1290" w:author="Trần Văn Quang Huy" w:date="2020-10-08T16:44:00Z">
              <w:rPr>
                <w:rFonts w:cstheme="majorHAnsi"/>
                <w:color w:val="auto"/>
                <w:szCs w:val="32"/>
              </w:rPr>
            </w:rPrChange>
          </w:rPr>
          <w:t>Grid</w:t>
        </w:r>
      </w:ins>
      <w:bookmarkEnd w:id="1285"/>
    </w:p>
    <w:p w14:paraId="3FB95BD9" w14:textId="2DD6B360" w:rsidR="00815727" w:rsidRPr="006E199A" w:rsidRDefault="00815727">
      <w:pPr>
        <w:ind w:firstLineChars="50" w:firstLine="110"/>
        <w:jc w:val="both"/>
        <w:rPr>
          <w:ins w:id="1291" w:author="STB" w:date="2020-09-09T10:28:00Z"/>
          <w:rFonts w:asciiTheme="majorHAnsi" w:hAnsiTheme="majorHAnsi"/>
          <w:rPrChange w:id="1292" w:author="STB" w:date="2020-09-09T15:02:00Z">
            <w:rPr>
              <w:ins w:id="1293" w:author="STB" w:date="2020-09-09T10:28:00Z"/>
            </w:rPr>
          </w:rPrChange>
        </w:rPr>
        <w:pPrChange w:id="1294" w:author="STB" w:date="2020-09-09T10:11:00Z">
          <w:pPr>
            <w:pStyle w:val="Caption"/>
            <w:jc w:val="center"/>
          </w:pPr>
        </w:pPrChange>
      </w:pPr>
      <w:ins w:id="1295" w:author="STB" w:date="2020-09-09T10:19:00Z">
        <w:r w:rsidRPr="006E199A">
          <w:rPr>
            <w:rFonts w:asciiTheme="majorHAnsi" w:hAnsiTheme="majorHAnsi"/>
            <w:rPrChange w:id="1296" w:author="STB" w:date="2020-09-09T15:02:00Z">
              <w:rPr/>
            </w:rPrChange>
          </w:rPr>
          <w:t>VoxelGrid is a set of voxel (3D boxes in space)</w:t>
        </w:r>
      </w:ins>
      <w:ins w:id="1297" w:author="STB" w:date="2020-09-09T10:27:00Z">
        <w:r w:rsidR="009721D4" w:rsidRPr="006E199A">
          <w:rPr>
            <w:rFonts w:asciiTheme="majorHAnsi" w:hAnsiTheme="majorHAnsi"/>
            <w:rPrChange w:id="1298" w:author="STB" w:date="2020-09-09T15:02:00Z">
              <w:rPr/>
            </w:rPrChange>
          </w:rPr>
          <w:t>.</w:t>
        </w:r>
      </w:ins>
    </w:p>
    <w:p w14:paraId="20AC26B8" w14:textId="072DA9DF" w:rsidR="009721D4" w:rsidRPr="006E199A" w:rsidRDefault="009721D4">
      <w:pPr>
        <w:jc w:val="center"/>
        <w:rPr>
          <w:ins w:id="1299" w:author="STB" w:date="2020-09-09T10:30:00Z"/>
          <w:rFonts w:asciiTheme="majorHAnsi" w:hAnsiTheme="majorHAnsi"/>
          <w:rPrChange w:id="1300" w:author="STB" w:date="2020-09-09T15:02:00Z">
            <w:rPr>
              <w:ins w:id="1301" w:author="STB" w:date="2020-09-09T10:30:00Z"/>
            </w:rPr>
          </w:rPrChange>
        </w:rPr>
        <w:pPrChange w:id="1302" w:author="STB" w:date="2020-09-09T10:30:00Z">
          <w:pPr>
            <w:pStyle w:val="Caption"/>
            <w:jc w:val="center"/>
          </w:pPr>
        </w:pPrChange>
      </w:pPr>
      <w:ins w:id="1303" w:author="STB" w:date="2020-09-09T10:28:00Z">
        <w:r w:rsidRPr="006E199A">
          <w:rPr>
            <w:rFonts w:asciiTheme="majorHAnsi" w:hAnsiTheme="majorHAnsi"/>
            <w:noProof/>
            <w:rPrChange w:id="1304" w:author="STB" w:date="2020-09-09T15:02:00Z">
              <w:rPr>
                <w:noProof/>
              </w:rPr>
            </w:rPrChange>
          </w:rPr>
          <w:drawing>
            <wp:inline distT="0" distB="0" distL="0" distR="0" wp14:anchorId="5EF824DE" wp14:editId="47C6638A">
              <wp:extent cx="2019631" cy="1781376"/>
              <wp:effectExtent l="0" t="0" r="0" b="0"/>
              <wp:docPr id="4" name="Picture 4" descr="Construct voxel grid on 3D point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truct voxel grid on 3D point cloud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36" cy="1819749"/>
                      </a:xfrm>
                      <a:prstGeom prst="rect">
                        <a:avLst/>
                      </a:prstGeom>
                      <a:noFill/>
                      <a:ln>
                        <a:noFill/>
                      </a:ln>
                    </pic:spPr>
                  </pic:pic>
                </a:graphicData>
              </a:graphic>
            </wp:inline>
          </w:drawing>
        </w:r>
      </w:ins>
      <w:ins w:id="1305" w:author="STB" w:date="2020-09-09T10:30:00Z">
        <w:r w:rsidRPr="006E199A">
          <w:rPr>
            <w:rFonts w:asciiTheme="majorHAnsi" w:hAnsiTheme="majorHAnsi"/>
            <w:noProof/>
            <w:rPrChange w:id="1306" w:author="STB" w:date="2020-09-09T15:02:00Z">
              <w:rPr>
                <w:noProof/>
              </w:rPr>
            </w:rPrChange>
          </w:rPr>
          <w:drawing>
            <wp:inline distT="0" distB="0" distL="0" distR="0" wp14:anchorId="5742FE12" wp14:editId="55D46069">
              <wp:extent cx="2329733" cy="180319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5794" cy="1831110"/>
                      </a:xfrm>
                      <a:prstGeom prst="rect">
                        <a:avLst/>
                      </a:prstGeom>
                    </pic:spPr>
                  </pic:pic>
                </a:graphicData>
              </a:graphic>
            </wp:inline>
          </w:drawing>
        </w:r>
      </w:ins>
    </w:p>
    <w:p w14:paraId="7DDA8BE0" w14:textId="65700DD5" w:rsidR="009721D4" w:rsidRPr="006E199A" w:rsidRDefault="009721D4">
      <w:pPr>
        <w:pStyle w:val="Caption"/>
        <w:jc w:val="center"/>
        <w:rPr>
          <w:ins w:id="1307" w:author="STB" w:date="2020-09-09T10:30:00Z"/>
          <w:rFonts w:asciiTheme="majorHAnsi" w:hAnsiTheme="majorHAnsi" w:cstheme="majorHAnsi"/>
          <w:b w:val="0"/>
          <w:rPrChange w:id="1308" w:author="STB" w:date="2020-09-09T15:02:00Z">
            <w:rPr>
              <w:ins w:id="1309" w:author="STB" w:date="2020-09-09T10:30:00Z"/>
            </w:rPr>
          </w:rPrChange>
        </w:rPr>
      </w:pPr>
      <w:ins w:id="1310" w:author="STB" w:date="2020-09-09T10:30:00Z">
        <w:r w:rsidRPr="006E199A">
          <w:rPr>
            <w:rFonts w:asciiTheme="majorHAnsi" w:hAnsiTheme="majorHAnsi" w:cstheme="majorHAnsi"/>
            <w:b w:val="0"/>
          </w:rPr>
          <w:t>Figure 1</w:t>
        </w:r>
        <w:r w:rsidR="00AC68E3" w:rsidRPr="006E199A">
          <w:rPr>
            <w:rFonts w:asciiTheme="majorHAnsi" w:hAnsiTheme="majorHAnsi" w:cstheme="majorHAnsi"/>
            <w:b w:val="0"/>
          </w:rPr>
          <w:t>6</w:t>
        </w:r>
        <w:r w:rsidRPr="006E199A">
          <w:rPr>
            <w:rFonts w:asciiTheme="majorHAnsi" w:hAnsiTheme="majorHAnsi" w:cstheme="majorHAnsi"/>
            <w:b w:val="0"/>
          </w:rPr>
          <w:t xml:space="preserve"> </w:t>
        </w:r>
      </w:ins>
      <w:ins w:id="1311" w:author="STB" w:date="2020-09-09T10:31:00Z">
        <w:r w:rsidR="005868AE" w:rsidRPr="006E199A">
          <w:rPr>
            <w:rFonts w:asciiTheme="majorHAnsi" w:hAnsiTheme="majorHAnsi" w:cstheme="majorHAnsi"/>
            <w:b w:val="0"/>
          </w:rPr>
          <w:t>Voxel Grid is a set of 3D boxes (voxels) in space</w:t>
        </w:r>
      </w:ins>
    </w:p>
    <w:p w14:paraId="553AF054" w14:textId="5A4A32F4" w:rsidR="005868AE" w:rsidRPr="001B7A32" w:rsidRDefault="00BA1170">
      <w:pPr>
        <w:pStyle w:val="Heading3"/>
        <w:rPr>
          <w:ins w:id="1312" w:author="STB" w:date="2020-09-09T10:32:00Z"/>
          <w:b w:val="0"/>
          <w:rPrChange w:id="1313" w:author="Trần Văn Quang Huy" w:date="2020-10-08T16:45:00Z">
            <w:rPr>
              <w:ins w:id="1314" w:author="STB" w:date="2020-09-09T10:32:00Z"/>
              <w:rFonts w:cstheme="majorHAnsi"/>
              <w:b/>
              <w:sz w:val="32"/>
              <w:szCs w:val="32"/>
            </w:rPr>
          </w:rPrChange>
        </w:rPr>
        <w:pPrChange w:id="1315" w:author="Trần Văn Quang Huy" w:date="2020-10-08T16:45:00Z">
          <w:pPr>
            <w:pStyle w:val="Heading2"/>
            <w:spacing w:before="0" w:after="120"/>
          </w:pPr>
        </w:pPrChange>
      </w:pPr>
      <w:bookmarkStart w:id="1316" w:name="_Toc50556404"/>
      <w:ins w:id="1317" w:author="STB" w:date="2020-09-09T10:32:00Z">
        <w:r w:rsidRPr="001B7A32">
          <w:rPr>
            <w:rPrChange w:id="1318" w:author="Trần Văn Quang Huy" w:date="2020-10-08T16:44:00Z">
              <w:rPr>
                <w:rFonts w:cstheme="majorHAnsi"/>
                <w:color w:val="auto"/>
                <w:szCs w:val="32"/>
              </w:rPr>
            </w:rPrChange>
          </w:rPr>
          <w:lastRenderedPageBreak/>
          <w:t>4.4</w:t>
        </w:r>
        <w:r w:rsidR="005868AE" w:rsidRPr="001B7A32">
          <w:rPr>
            <w:rPrChange w:id="1319" w:author="Trần Văn Quang Huy" w:date="2020-10-08T16:44:00Z">
              <w:rPr>
                <w:rFonts w:cstheme="majorHAnsi"/>
                <w:color w:val="auto"/>
                <w:szCs w:val="32"/>
              </w:rPr>
            </w:rPrChange>
          </w:rPr>
          <w:t>.3. Downsampling</w:t>
        </w:r>
        <w:bookmarkEnd w:id="1316"/>
      </w:ins>
    </w:p>
    <w:p w14:paraId="29C0FFAA" w14:textId="75744059" w:rsidR="009721D4" w:rsidRPr="006E199A" w:rsidRDefault="005868AE">
      <w:pPr>
        <w:ind w:firstLineChars="50" w:firstLine="110"/>
        <w:jc w:val="both"/>
        <w:rPr>
          <w:ins w:id="1320" w:author="STB" w:date="2020-09-09T10:37:00Z"/>
          <w:rFonts w:asciiTheme="majorHAnsi" w:hAnsiTheme="majorHAnsi"/>
          <w:rPrChange w:id="1321" w:author="STB" w:date="2020-09-09T15:02:00Z">
            <w:rPr>
              <w:ins w:id="1322" w:author="STB" w:date="2020-09-09T10:37:00Z"/>
            </w:rPr>
          </w:rPrChange>
        </w:rPr>
        <w:pPrChange w:id="1323" w:author="STB" w:date="2020-09-09T10:11:00Z">
          <w:pPr>
            <w:pStyle w:val="Caption"/>
            <w:jc w:val="center"/>
          </w:pPr>
        </w:pPrChange>
      </w:pPr>
      <w:ins w:id="1324" w:author="STB" w:date="2020-09-09T10:35:00Z">
        <w:r w:rsidRPr="006E199A">
          <w:rPr>
            <w:rFonts w:asciiTheme="majorHAnsi" w:hAnsiTheme="majorHAnsi"/>
            <w:rPrChange w:id="1325" w:author="STB" w:date="2020-09-09T15:02:00Z">
              <w:rPr/>
            </w:rPrChange>
          </w:rPr>
          <w:t>For easy</w:t>
        </w:r>
      </w:ins>
      <w:ins w:id="1326" w:author="STB" w:date="2020-09-09T10:37:00Z">
        <w:r w:rsidRPr="006E199A">
          <w:rPr>
            <w:rFonts w:asciiTheme="majorHAnsi" w:hAnsiTheme="majorHAnsi"/>
            <w:rPrChange w:id="1327" w:author="STB" w:date="2020-09-09T15:02:00Z">
              <w:rPr/>
            </w:rPrChange>
          </w:rPr>
          <w:t xml:space="preserve"> to</w:t>
        </w:r>
      </w:ins>
      <w:ins w:id="1328" w:author="STB" w:date="2020-09-09T10:35:00Z">
        <w:r w:rsidRPr="006E199A">
          <w:rPr>
            <w:rFonts w:asciiTheme="majorHAnsi" w:hAnsiTheme="majorHAnsi"/>
            <w:rPrChange w:id="1329" w:author="STB" w:date="2020-09-09T15:02:00Z">
              <w:rPr/>
            </w:rPrChange>
          </w:rPr>
          <w:t xml:space="preserve"> imagine, I will explain how downsampling works</w:t>
        </w:r>
      </w:ins>
      <w:ins w:id="1330" w:author="STB" w:date="2020-09-09T10:36:00Z">
        <w:r w:rsidRPr="006E199A">
          <w:rPr>
            <w:rFonts w:asciiTheme="majorHAnsi" w:hAnsiTheme="majorHAnsi"/>
            <w:rPrChange w:id="1331" w:author="STB" w:date="2020-09-09T15:02:00Z">
              <w:rPr/>
            </w:rPrChange>
          </w:rPr>
          <w:t xml:space="preserve"> in 2D VoxelGrid</w:t>
        </w:r>
      </w:ins>
      <w:ins w:id="1332" w:author="STB" w:date="2020-09-09T10:35:00Z">
        <w:r w:rsidRPr="006E199A">
          <w:rPr>
            <w:rFonts w:asciiTheme="majorHAnsi" w:hAnsiTheme="majorHAnsi"/>
            <w:rPrChange w:id="1333" w:author="STB" w:date="2020-09-09T15:02:00Z">
              <w:rPr/>
            </w:rPrChange>
          </w:rPr>
          <w:t xml:space="preserve"> first</w:t>
        </w:r>
      </w:ins>
      <w:ins w:id="1334" w:author="STB" w:date="2020-09-09T10:36:00Z">
        <w:r w:rsidRPr="006E199A">
          <w:rPr>
            <w:rFonts w:asciiTheme="majorHAnsi" w:hAnsiTheme="majorHAnsi"/>
            <w:rPrChange w:id="1335" w:author="STB" w:date="2020-09-09T15:02:00Z">
              <w:rPr/>
            </w:rPrChange>
          </w:rPr>
          <w:t>.</w:t>
        </w:r>
      </w:ins>
    </w:p>
    <w:p w14:paraId="07D57D70" w14:textId="2CC8DCA5" w:rsidR="005868AE" w:rsidRPr="006E199A" w:rsidRDefault="00763851">
      <w:pPr>
        <w:ind w:firstLineChars="50" w:firstLine="110"/>
        <w:jc w:val="both"/>
        <w:rPr>
          <w:ins w:id="1336" w:author="STB" w:date="2020-09-09T10:30:00Z"/>
          <w:rFonts w:asciiTheme="majorHAnsi" w:hAnsiTheme="majorHAnsi"/>
          <w:rPrChange w:id="1337" w:author="STB" w:date="2020-09-09T15:02:00Z">
            <w:rPr>
              <w:ins w:id="1338" w:author="STB" w:date="2020-09-09T10:30:00Z"/>
            </w:rPr>
          </w:rPrChange>
        </w:rPr>
        <w:pPrChange w:id="1339" w:author="STB" w:date="2020-09-09T10:11:00Z">
          <w:pPr>
            <w:pStyle w:val="Caption"/>
            <w:jc w:val="center"/>
          </w:pPr>
        </w:pPrChange>
      </w:pPr>
      <w:ins w:id="1340" w:author="STB" w:date="2020-09-09T10:42:00Z">
        <w:r w:rsidRPr="006E199A">
          <w:rPr>
            <w:rFonts w:asciiTheme="majorHAnsi" w:hAnsiTheme="majorHAnsi"/>
            <w:rPrChange w:id="1341" w:author="STB" w:date="2020-09-09T15:02:00Z">
              <w:rPr/>
            </w:rPrChange>
          </w:rPr>
          <w:t>In the following figure, I show operation of downsampling function over a 2D point cloud containing uniformly dispersed points. I divide each axis into 5 regions resulting in 25 voxels. The points are down-sampled by taking the centroid of the points within each voxel. The centroids are shown in red asterisks. The centers of the voxels are shown in green squares.</w:t>
        </w:r>
      </w:ins>
    </w:p>
    <w:p w14:paraId="3FA0F19E" w14:textId="091A51F6" w:rsidR="009721D4" w:rsidRPr="006E199A" w:rsidRDefault="00763851">
      <w:pPr>
        <w:jc w:val="center"/>
        <w:rPr>
          <w:ins w:id="1342" w:author="STB" w:date="2020-09-09T10:44:00Z"/>
          <w:rFonts w:asciiTheme="majorHAnsi" w:hAnsiTheme="majorHAnsi"/>
          <w:rPrChange w:id="1343" w:author="STB" w:date="2020-09-09T15:02:00Z">
            <w:rPr>
              <w:ins w:id="1344" w:author="STB" w:date="2020-09-09T10:44:00Z"/>
            </w:rPr>
          </w:rPrChange>
        </w:rPr>
        <w:pPrChange w:id="1345" w:author="STB" w:date="2020-09-09T10:43:00Z">
          <w:pPr>
            <w:pStyle w:val="Caption"/>
            <w:jc w:val="center"/>
          </w:pPr>
        </w:pPrChange>
      </w:pPr>
      <w:ins w:id="1346" w:author="STB" w:date="2020-09-09T10:43:00Z">
        <w:r w:rsidRPr="006E199A">
          <w:rPr>
            <w:rFonts w:asciiTheme="majorHAnsi" w:hAnsiTheme="majorHAnsi"/>
            <w:noProof/>
            <w:rPrChange w:id="1347" w:author="STB" w:date="2020-09-09T15:02:00Z">
              <w:rPr>
                <w:noProof/>
              </w:rPr>
            </w:rPrChange>
          </w:rPr>
          <w:drawing>
            <wp:inline distT="0" distB="0" distL="0" distR="0" wp14:anchorId="4E2EB0FC" wp14:editId="7C14F563">
              <wp:extent cx="2699309" cy="2699309"/>
              <wp:effectExtent l="0" t="0" r="6350" b="6350"/>
              <wp:docPr id="9" name="Picture 9" descr="2dvoxel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voxelgr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8752" cy="2758752"/>
                      </a:xfrm>
                      <a:prstGeom prst="rect">
                        <a:avLst/>
                      </a:prstGeom>
                      <a:noFill/>
                      <a:ln>
                        <a:noFill/>
                      </a:ln>
                    </pic:spPr>
                  </pic:pic>
                </a:graphicData>
              </a:graphic>
            </wp:inline>
          </w:drawing>
        </w:r>
      </w:ins>
    </w:p>
    <w:p w14:paraId="51C70E67" w14:textId="4D93677B" w:rsidR="00763851" w:rsidRPr="006E199A" w:rsidRDefault="00763851">
      <w:pPr>
        <w:pStyle w:val="Caption"/>
        <w:jc w:val="center"/>
        <w:rPr>
          <w:ins w:id="1348" w:author="STB" w:date="2020-09-09T10:43:00Z"/>
          <w:rFonts w:asciiTheme="majorHAnsi" w:hAnsiTheme="majorHAnsi" w:cstheme="majorHAnsi"/>
          <w:b w:val="0"/>
          <w:rPrChange w:id="1349" w:author="STB" w:date="2020-09-09T15:02:00Z">
            <w:rPr>
              <w:ins w:id="1350" w:author="STB" w:date="2020-09-09T10:43:00Z"/>
            </w:rPr>
          </w:rPrChange>
        </w:rPr>
      </w:pPr>
      <w:ins w:id="1351" w:author="STB" w:date="2020-09-09T10:44:00Z">
        <w:r w:rsidRPr="006E199A">
          <w:rPr>
            <w:rFonts w:asciiTheme="majorHAnsi" w:hAnsiTheme="majorHAnsi" w:cstheme="majorHAnsi"/>
            <w:b w:val="0"/>
          </w:rPr>
          <w:t>Figure 1</w:t>
        </w:r>
      </w:ins>
      <w:ins w:id="1352" w:author="STB" w:date="2020-09-09T10:45:00Z">
        <w:r w:rsidR="00AC68E3" w:rsidRPr="006E199A">
          <w:rPr>
            <w:rFonts w:asciiTheme="majorHAnsi" w:hAnsiTheme="majorHAnsi" w:cstheme="majorHAnsi"/>
            <w:b w:val="0"/>
          </w:rPr>
          <w:t>7</w:t>
        </w:r>
        <w:r w:rsidRPr="006E199A">
          <w:rPr>
            <w:rFonts w:asciiTheme="majorHAnsi" w:hAnsiTheme="majorHAnsi" w:cstheme="majorHAnsi"/>
            <w:b w:val="0"/>
          </w:rPr>
          <w:t xml:space="preserve"> A 2D VoxelGrid with red stars representing the voxel centroids</w:t>
        </w:r>
      </w:ins>
    </w:p>
    <w:p w14:paraId="753E5333" w14:textId="3BDA06F7" w:rsidR="00763851" w:rsidRPr="006E199A" w:rsidRDefault="00763851">
      <w:pPr>
        <w:ind w:firstLineChars="50" w:firstLine="110"/>
        <w:jc w:val="both"/>
        <w:rPr>
          <w:ins w:id="1353" w:author="STB" w:date="2020-09-09T10:52:00Z"/>
          <w:rFonts w:asciiTheme="majorHAnsi" w:hAnsiTheme="majorHAnsi"/>
          <w:rPrChange w:id="1354" w:author="STB" w:date="2020-09-09T15:02:00Z">
            <w:rPr>
              <w:ins w:id="1355" w:author="STB" w:date="2020-09-09T10:52:00Z"/>
            </w:rPr>
          </w:rPrChange>
        </w:rPr>
        <w:pPrChange w:id="1356" w:author="STB" w:date="2020-09-09T10:11:00Z">
          <w:pPr>
            <w:pStyle w:val="Caption"/>
            <w:jc w:val="center"/>
          </w:pPr>
        </w:pPrChange>
      </w:pPr>
      <w:ins w:id="1357" w:author="STB" w:date="2020-09-09T10:48:00Z">
        <w:r w:rsidRPr="006E199A">
          <w:rPr>
            <w:rFonts w:asciiTheme="majorHAnsi" w:hAnsiTheme="majorHAnsi"/>
            <w:rPrChange w:id="1358" w:author="STB" w:date="2020-09-09T15:02:00Z">
              <w:rPr/>
            </w:rPrChange>
          </w:rPr>
          <w:t>The way downsampling works with 3D VoxelGrid</w:t>
        </w:r>
      </w:ins>
      <w:ins w:id="1359" w:author="STB" w:date="2020-09-09T10:49:00Z">
        <w:r w:rsidRPr="006E199A">
          <w:rPr>
            <w:rFonts w:asciiTheme="majorHAnsi" w:hAnsiTheme="majorHAnsi"/>
            <w:rPrChange w:id="1360" w:author="STB" w:date="2020-09-09T15:02:00Z">
              <w:rPr/>
            </w:rPrChange>
          </w:rPr>
          <w:t xml:space="preserve"> is similar to 2D VoxelGrid.</w:t>
        </w:r>
      </w:ins>
    </w:p>
    <w:p w14:paraId="364A08DF" w14:textId="58C36EFF" w:rsidR="005C713B" w:rsidRPr="006E199A" w:rsidRDefault="005C713B">
      <w:pPr>
        <w:ind w:firstLineChars="50" w:firstLine="110"/>
        <w:jc w:val="both"/>
        <w:rPr>
          <w:ins w:id="1361" w:author="STB" w:date="2020-09-09T10:56:00Z"/>
          <w:rFonts w:asciiTheme="majorHAnsi" w:hAnsiTheme="majorHAnsi"/>
          <w:rPrChange w:id="1362" w:author="STB" w:date="2020-09-09T15:02:00Z">
            <w:rPr>
              <w:ins w:id="1363" w:author="STB" w:date="2020-09-09T10:56:00Z"/>
            </w:rPr>
          </w:rPrChange>
        </w:rPr>
        <w:pPrChange w:id="1364" w:author="STB" w:date="2020-09-09T10:11:00Z">
          <w:pPr>
            <w:pStyle w:val="Caption"/>
            <w:jc w:val="center"/>
          </w:pPr>
        </w:pPrChange>
      </w:pPr>
      <w:ins w:id="1365" w:author="STB" w:date="2020-09-09T10:55:00Z">
        <w:r w:rsidRPr="006E199A">
          <w:rPr>
            <w:rFonts w:asciiTheme="majorHAnsi" w:hAnsiTheme="majorHAnsi"/>
            <w:rPrChange w:id="1366" w:author="STB" w:date="2020-09-09T15:02:00Z">
              <w:rPr/>
            </w:rPrChange>
          </w:rPr>
          <w:t xml:space="preserve">From above </w:t>
        </w:r>
      </w:ins>
      <w:ins w:id="1367" w:author="STB" w:date="2020-09-09T10:56:00Z">
        <w:r w:rsidRPr="006E199A">
          <w:rPr>
            <w:rFonts w:asciiTheme="majorHAnsi" w:hAnsiTheme="majorHAnsi"/>
            <w:rPrChange w:id="1368" w:author="STB" w:date="2020-09-09T15:02:00Z">
              <w:rPr/>
            </w:rPrChange>
          </w:rPr>
          <w:t>explanation</w:t>
        </w:r>
      </w:ins>
      <w:ins w:id="1369" w:author="STB" w:date="2020-09-09T10:55:00Z">
        <w:r w:rsidRPr="006E199A">
          <w:rPr>
            <w:rFonts w:asciiTheme="majorHAnsi" w:hAnsiTheme="majorHAnsi"/>
            <w:rPrChange w:id="1370" w:author="STB" w:date="2020-09-09T15:02:00Z">
              <w:rPr/>
            </w:rPrChange>
          </w:rPr>
          <w:t>, It is easy to realize benefits of downsampling:</w:t>
        </w:r>
      </w:ins>
    </w:p>
    <w:p w14:paraId="5C861A68" w14:textId="2B1BEF3D" w:rsidR="005C713B" w:rsidRPr="006E199A" w:rsidRDefault="005C713B">
      <w:pPr>
        <w:pStyle w:val="ListParagraph"/>
        <w:numPr>
          <w:ilvl w:val="0"/>
          <w:numId w:val="21"/>
        </w:numPr>
        <w:jc w:val="both"/>
        <w:rPr>
          <w:ins w:id="1371" w:author="STB" w:date="2020-09-09T10:57:00Z"/>
          <w:rFonts w:asciiTheme="majorHAnsi" w:hAnsiTheme="majorHAnsi"/>
          <w:rPrChange w:id="1372" w:author="STB" w:date="2020-09-09T15:02:00Z">
            <w:rPr>
              <w:ins w:id="1373" w:author="STB" w:date="2020-09-09T10:57:00Z"/>
            </w:rPr>
          </w:rPrChange>
        </w:rPr>
        <w:pPrChange w:id="1374" w:author="STB" w:date="2020-09-09T10:57:00Z">
          <w:pPr>
            <w:pStyle w:val="Caption"/>
            <w:jc w:val="center"/>
          </w:pPr>
        </w:pPrChange>
      </w:pPr>
      <w:ins w:id="1375" w:author="STB" w:date="2020-09-09T10:57:00Z">
        <w:r w:rsidRPr="006E199A">
          <w:rPr>
            <w:rFonts w:asciiTheme="majorHAnsi" w:hAnsiTheme="majorHAnsi"/>
            <w:rPrChange w:id="1376" w:author="STB" w:date="2020-09-09T15:02:00Z">
              <w:rPr/>
            </w:rPrChange>
          </w:rPr>
          <w:t>Reduce number of points in Point Cloud data</w:t>
        </w:r>
      </w:ins>
    </w:p>
    <w:p w14:paraId="69B5C8C1" w14:textId="4DCC516A" w:rsidR="005C713B" w:rsidRPr="00425FA8" w:rsidRDefault="005C713B">
      <w:pPr>
        <w:pStyle w:val="ListParagraph"/>
        <w:numPr>
          <w:ilvl w:val="0"/>
          <w:numId w:val="21"/>
        </w:numPr>
        <w:jc w:val="both"/>
        <w:rPr>
          <w:rFonts w:asciiTheme="majorHAnsi" w:hAnsiTheme="majorHAnsi"/>
        </w:rPr>
        <w:pPrChange w:id="1377" w:author="STB" w:date="2020-09-09T10:57:00Z">
          <w:pPr>
            <w:pStyle w:val="Caption"/>
            <w:jc w:val="center"/>
          </w:pPr>
        </w:pPrChange>
      </w:pPr>
      <w:ins w:id="1378" w:author="STB" w:date="2020-09-09T10:58:00Z">
        <w:r w:rsidRPr="006E199A">
          <w:rPr>
            <w:rFonts w:asciiTheme="majorHAnsi" w:hAnsiTheme="majorHAnsi"/>
            <w:rPrChange w:id="1379" w:author="STB" w:date="2020-09-09T15:02:00Z">
              <w:rPr/>
            </w:rPrChange>
          </w:rPr>
          <w:t xml:space="preserve">Arrange </w:t>
        </w:r>
      </w:ins>
      <w:ins w:id="1380" w:author="STB" w:date="2020-09-09T11:05:00Z">
        <w:r w:rsidR="00502910" w:rsidRPr="006E199A">
          <w:rPr>
            <w:rFonts w:asciiTheme="majorHAnsi" w:hAnsiTheme="majorHAnsi"/>
            <w:rPrChange w:id="1381" w:author="STB" w:date="2020-09-09T15:02:00Z">
              <w:rPr/>
            </w:rPrChange>
          </w:rPr>
          <w:t xml:space="preserve">points according </w:t>
        </w:r>
      </w:ins>
      <w:ins w:id="1382" w:author="STB" w:date="2020-09-09T11:07:00Z">
        <w:r w:rsidR="00502910" w:rsidRPr="006E199A">
          <w:rPr>
            <w:rFonts w:asciiTheme="majorHAnsi" w:hAnsiTheme="majorHAnsi"/>
            <w:rPrChange w:id="1383" w:author="STB" w:date="2020-09-09T15:02:00Z">
              <w:rPr/>
            </w:rPrChange>
          </w:rPr>
          <w:t>to responsible density</w:t>
        </w:r>
      </w:ins>
    </w:p>
    <w:sectPr w:rsidR="005C713B" w:rsidRPr="00425FA8" w:rsidSect="00015233">
      <w:footerReference w:type="default" r:id="rId30"/>
      <w:pgSz w:w="12240" w:h="15840"/>
      <w:pgMar w:top="1985" w:right="1701" w:bottom="1701"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41" w:author="相馬 健二" w:date="2020-08-28T10:16:00Z" w:initials="相馬">
    <w:p w14:paraId="5AE35F08" w14:textId="2C676064" w:rsidR="001D7FAE" w:rsidRDefault="001D7FAE" w:rsidP="008F22E5">
      <w:pPr>
        <w:pStyle w:val="CommentText"/>
        <w:rPr>
          <w:lang w:eastAsia="ja-JP"/>
        </w:rPr>
      </w:pPr>
      <w:r>
        <w:rPr>
          <w:rStyle w:val="CommentReference"/>
        </w:rPr>
        <w:annotationRef/>
      </w:r>
      <w:r>
        <w:rPr>
          <w:rFonts w:hint="eastAsia"/>
          <w:lang w:eastAsia="ja-JP"/>
        </w:rPr>
        <w:t>C</w:t>
      </w:r>
      <w:r>
        <w:rPr>
          <w:lang w:eastAsia="ja-JP"/>
        </w:rPr>
        <w:t>an’t understand this explanation.</w:t>
      </w:r>
    </w:p>
    <w:p w14:paraId="712CC359" w14:textId="63F78B08" w:rsidR="001D7FAE" w:rsidRDefault="001D7FAE" w:rsidP="008F22E5">
      <w:pPr>
        <w:pStyle w:val="CommentText"/>
      </w:pPr>
      <w:r>
        <w:rPr>
          <w:lang w:eastAsia="ja-JP"/>
        </w:rPr>
        <w:t xml:space="preserve">Please rephrase </w:t>
      </w:r>
      <w:r w:rsidRPr="007B55C8">
        <w:rPr>
          <w:lang w:eastAsia="ja-JP"/>
        </w:rPr>
        <w:t>in another word.</w:t>
      </w:r>
    </w:p>
  </w:comment>
  <w:comment w:id="842" w:author="相馬 健二" w:date="2020-09-08T09:27:00Z" w:initials="相馬">
    <w:p w14:paraId="702071B4" w14:textId="41499E04" w:rsidR="001D7FAE" w:rsidRDefault="001D7FAE">
      <w:pPr>
        <w:pStyle w:val="CommentText"/>
        <w:rPr>
          <w:lang w:eastAsia="ja-JP"/>
        </w:rPr>
      </w:pPr>
      <w:r>
        <w:rPr>
          <w:rStyle w:val="CommentReference"/>
        </w:rPr>
        <w:annotationRef/>
      </w:r>
      <w:r>
        <w:rPr>
          <w:rFonts w:hint="eastAsia"/>
          <w:lang w:eastAsia="ja-JP"/>
        </w:rPr>
        <w:t>T</w:t>
      </w:r>
      <w:r>
        <w:rPr>
          <w:lang w:eastAsia="ja-JP"/>
        </w:rPr>
        <w:t>his parameter’s meaning is same with 3</w:t>
      </w:r>
      <w:r w:rsidRPr="00ED1770">
        <w:rPr>
          <w:vertAlign w:val="superscript"/>
          <w:lang w:eastAsia="ja-JP"/>
        </w:rPr>
        <w:t>rd</w:t>
      </w:r>
      <w:r>
        <w:rPr>
          <w:lang w:eastAsia="ja-JP"/>
        </w:rPr>
        <w:t xml:space="preserve"> parameter of “2.11 MergePointCloud2”?</w:t>
      </w:r>
    </w:p>
    <w:p w14:paraId="403FE68E" w14:textId="42DF34B9" w:rsidR="001D7FAE" w:rsidRDefault="001D7FAE">
      <w:pPr>
        <w:pStyle w:val="CommentText"/>
        <w:rPr>
          <w:lang w:eastAsia="ja-JP"/>
        </w:rPr>
      </w:pPr>
    </w:p>
    <w:p w14:paraId="07F68450" w14:textId="6B99F1C9" w:rsidR="001D7FAE" w:rsidRDefault="001D7FAE">
      <w:pPr>
        <w:pStyle w:val="CommentText"/>
        <w:rPr>
          <w:lang w:eastAsia="ja-JP"/>
        </w:rPr>
      </w:pPr>
      <w:r>
        <w:rPr>
          <w:lang w:eastAsia="ja-JP"/>
        </w:rPr>
        <w:t>If yes, please add an explanation as same as that explanation.</w:t>
      </w:r>
    </w:p>
  </w:comment>
  <w:comment w:id="843" w:author="STB" w:date="2020-09-09T09:13:00Z" w:initials="S">
    <w:p w14:paraId="09901AF3" w14:textId="1ACC85C0" w:rsidR="001D7FAE" w:rsidRDefault="001D7FAE">
      <w:pPr>
        <w:pStyle w:val="CommentText"/>
      </w:pPr>
      <w:r>
        <w:rPr>
          <w:rStyle w:val="CommentReference"/>
        </w:rPr>
        <w:annotationRef/>
      </w:r>
      <w:r>
        <w:t>Sorry, this is my shortcoming. This parameter is related to down sampling using Voxel filter.</w:t>
      </w:r>
    </w:p>
  </w:comment>
  <w:comment w:id="854" w:author="STB" w:date="2020-09-09T09:14:00Z" w:initials="S">
    <w:p w14:paraId="7842BC45" w14:textId="69C8E14D" w:rsidR="001D7FAE" w:rsidRDefault="001D7FAE">
      <w:pPr>
        <w:pStyle w:val="CommentText"/>
      </w:pPr>
      <w:r>
        <w:rPr>
          <w:rStyle w:val="CommentReference"/>
        </w:rPr>
        <w:annotationRef/>
      </w:r>
      <w:r>
        <w:t>Thanks for your modification. But… when I pronounce Size Voxel, I do not really feel natural… (Compared to Voxel Size)</w:t>
      </w:r>
    </w:p>
  </w:comment>
  <w:comment w:id="862" w:author="相馬 健二" w:date="2020-09-08T10:10:00Z" w:initials="相馬">
    <w:p w14:paraId="0AA02988" w14:textId="5D3BCE93" w:rsidR="001D7FAE" w:rsidRDefault="001D7FAE">
      <w:pPr>
        <w:pStyle w:val="CommentText"/>
        <w:rPr>
          <w:lang w:eastAsia="ja-JP"/>
        </w:rPr>
      </w:pPr>
      <w:r>
        <w:rPr>
          <w:rStyle w:val="CommentReference"/>
        </w:rPr>
        <w:annotationRef/>
      </w:r>
      <w:r>
        <w:rPr>
          <w:rFonts w:hint="eastAsia"/>
          <w:lang w:eastAsia="ja-JP"/>
        </w:rPr>
        <w:t>I</w:t>
      </w:r>
      <w:r>
        <w:rPr>
          <w:lang w:eastAsia="ja-JP"/>
        </w:rPr>
        <w:t xml:space="preserve"> fixed here following MS-Word auto syntax check function.</w:t>
      </w:r>
    </w:p>
  </w:comment>
  <w:comment w:id="863" w:author="STB" w:date="2020-09-09T09:08:00Z" w:initials="S">
    <w:p w14:paraId="45B5CA82" w14:textId="4F84F5CE" w:rsidR="001D7FAE" w:rsidRDefault="001D7FAE" w:rsidP="00641842">
      <w:pPr>
        <w:pStyle w:val="CommentText"/>
        <w:jc w:val="both"/>
      </w:pPr>
      <w:r>
        <w:rPr>
          <w:rStyle w:val="CommentReference"/>
        </w:rPr>
        <w:annotationRef/>
      </w:r>
      <w:r>
        <w:t>Thanks for your modification. But, downsampling and preprocessing that I mean here can be understood as a function. There are not just English vocabulary.</w:t>
      </w:r>
    </w:p>
  </w:comment>
  <w:comment w:id="903" w:author="quoc cuong" w:date="2020-09-01T06:27:00Z" w:initials="qc">
    <w:p w14:paraId="5E8B5F61" w14:textId="77777777" w:rsidR="001D7FAE" w:rsidRDefault="001D7FAE" w:rsidP="00FA102E">
      <w:pPr>
        <w:pStyle w:val="CommentText"/>
      </w:pPr>
      <w:r>
        <w:rPr>
          <w:rStyle w:val="CommentReference"/>
        </w:rPr>
        <w:annotationRef/>
      </w:r>
    </w:p>
    <w:p w14:paraId="3D7F088B" w14:textId="0806BE4E" w:rsidR="001D7FAE" w:rsidRDefault="001D7FAE" w:rsidP="00FA102E">
      <w:pPr>
        <w:pStyle w:val="CommentText"/>
      </w:pPr>
      <w:r w:rsidRPr="00FA102E">
        <w:t>The value of the voxel mesh grid is very important to result of the ICP process</w:t>
      </w:r>
    </w:p>
    <w:p w14:paraId="15904121" w14:textId="096FFA79" w:rsidR="001D7FAE" w:rsidRDefault="001D7FAE" w:rsidP="00FA102E">
      <w:pPr>
        <w:pStyle w:val="CommentText"/>
      </w:pPr>
      <w:r>
        <w:t>- Please refer to 2.10.2 for a better understanding of Pre-processing process.</w:t>
      </w:r>
    </w:p>
    <w:p w14:paraId="57E67B01" w14:textId="50D15FE1" w:rsidR="001D7FAE" w:rsidRDefault="001D7FAE" w:rsidP="00FA102E">
      <w:pPr>
        <w:pStyle w:val="CommentText"/>
      </w:pPr>
      <w:r>
        <w:t>- And refer to link below for more insight Voxel grid:</w:t>
      </w:r>
    </w:p>
    <w:p w14:paraId="675C0CFF" w14:textId="4CAD5242" w:rsidR="001D7FAE" w:rsidRDefault="002675EC" w:rsidP="00FA102E">
      <w:pPr>
        <w:pStyle w:val="CommentText"/>
        <w:rPr>
          <w:rStyle w:val="Hyperlink"/>
        </w:rPr>
      </w:pPr>
      <w:hyperlink r:id="rId1" w:history="1">
        <w:r w:rsidR="001D7FAE" w:rsidRPr="006A2343">
          <w:rPr>
            <w:rStyle w:val="Hyperlink"/>
          </w:rPr>
          <w:t>https://adioshun.gitbooks.io/pcl/content/Tutorial/Filtering/pcl-cpp-downsampling-a-pointcloud-using-a-voxelgrid-filter.html</w:t>
        </w:r>
      </w:hyperlink>
    </w:p>
    <w:p w14:paraId="30399574" w14:textId="75599125" w:rsidR="001D7FAE" w:rsidRDefault="001D7FAE" w:rsidP="00FA102E">
      <w:pPr>
        <w:pStyle w:val="CommentText"/>
        <w:rPr>
          <w:rStyle w:val="Hyperlink"/>
        </w:rPr>
      </w:pPr>
    </w:p>
    <w:p w14:paraId="0822282A" w14:textId="77777777" w:rsidR="001D7FAE" w:rsidRDefault="001D7FAE" w:rsidP="00FA102E">
      <w:pPr>
        <w:pStyle w:val="CommentText"/>
      </w:pPr>
    </w:p>
  </w:comment>
  <w:comment w:id="905" w:author="相馬 健二" w:date="2020-09-08T10:57:00Z" w:initials="相馬">
    <w:p w14:paraId="1C42FB87" w14:textId="57FFA211" w:rsidR="001D7FAE" w:rsidRDefault="001D7FAE">
      <w:pPr>
        <w:pStyle w:val="CommentText"/>
        <w:rPr>
          <w:lang w:eastAsia="ja-JP"/>
        </w:rPr>
      </w:pPr>
      <w:r>
        <w:rPr>
          <w:rStyle w:val="CommentReference"/>
        </w:rPr>
        <w:annotationRef/>
      </w:r>
      <w:r>
        <w:rPr>
          <w:rFonts w:hint="eastAsia"/>
          <w:lang w:eastAsia="ja-JP"/>
        </w:rPr>
        <w:t>V</w:t>
      </w:r>
      <w:r>
        <w:rPr>
          <w:lang w:eastAsia="ja-JP"/>
        </w:rPr>
        <w:t>oxel grid filter is  “FPFH” which described in 4.1?</w:t>
      </w:r>
    </w:p>
    <w:p w14:paraId="047FE8FC" w14:textId="7F3F5967" w:rsidR="001D7FAE" w:rsidRDefault="001D7FAE">
      <w:pPr>
        <w:pStyle w:val="CommentText"/>
        <w:rPr>
          <w:lang w:eastAsia="ja-JP"/>
        </w:rPr>
      </w:pPr>
      <w:r>
        <w:rPr>
          <w:lang w:eastAsia="ja-JP"/>
        </w:rPr>
        <w:t>If not, could you add an explanation the “Voxel grid filter” as well as the “FPFH” in appendix?</w:t>
      </w:r>
    </w:p>
  </w:comment>
  <w:comment w:id="907" w:author="STB" w:date="2020-09-09T08:55:00Z" w:initials="S">
    <w:p w14:paraId="10A04342" w14:textId="77777777" w:rsidR="001D7FAE" w:rsidRDefault="001D7FAE" w:rsidP="00574F45">
      <w:pPr>
        <w:pStyle w:val="CommentText"/>
      </w:pPr>
      <w:r>
        <w:rPr>
          <w:rStyle w:val="CommentReference"/>
        </w:rPr>
        <w:annotationRef/>
      </w:r>
      <w:r w:rsidRPr="00B27D02">
        <w:rPr>
          <w:b/>
        </w:rPr>
        <w:t>Voxel grid filter</w:t>
      </w:r>
      <w:r>
        <w:t xml:space="preserve"> is not related to </w:t>
      </w:r>
      <w:r w:rsidRPr="00B27D02">
        <w:rPr>
          <w:b/>
        </w:rPr>
        <w:t>FPFH</w:t>
      </w:r>
      <w:r>
        <w:t>.</w:t>
      </w:r>
    </w:p>
    <w:p w14:paraId="2E13768A" w14:textId="70511C1F" w:rsidR="001D7FAE" w:rsidRPr="00B27D02" w:rsidRDefault="001D7FAE" w:rsidP="00574F45">
      <w:pPr>
        <w:pStyle w:val="CommentText"/>
      </w:pPr>
      <w:r>
        <w:t>Therefore, probably I will create a new appendix for this.</w:t>
      </w:r>
    </w:p>
  </w:comment>
  <w:comment w:id="915" w:author="相馬 健二" w:date="2020-09-08T09:22:00Z" w:initials="相馬">
    <w:p w14:paraId="79437A5E" w14:textId="09E9F279" w:rsidR="001D7FAE" w:rsidRDefault="001D7FAE">
      <w:pPr>
        <w:pStyle w:val="CommentText"/>
        <w:rPr>
          <w:lang w:eastAsia="ja-JP"/>
        </w:rPr>
      </w:pPr>
      <w:r>
        <w:rPr>
          <w:rStyle w:val="CommentReference"/>
        </w:rPr>
        <w:annotationRef/>
      </w:r>
      <w:r>
        <w:rPr>
          <w:rFonts w:hint="eastAsia"/>
          <w:lang w:eastAsia="ja-JP"/>
        </w:rPr>
        <w:t>I</w:t>
      </w:r>
      <w:r>
        <w:rPr>
          <w:lang w:eastAsia="ja-JP"/>
        </w:rPr>
        <w:t xml:space="preserve"> added. Is it Correct?</w:t>
      </w:r>
    </w:p>
  </w:comment>
  <w:comment w:id="916" w:author="STB" w:date="2020-09-09T11:15:00Z" w:initials="S">
    <w:p w14:paraId="3754694B" w14:textId="483216F0" w:rsidR="001D7FAE" w:rsidRDefault="001D7FAE">
      <w:pPr>
        <w:pStyle w:val="CommentText"/>
      </w:pPr>
      <w:r>
        <w:rPr>
          <w:rStyle w:val="CommentReference"/>
        </w:rPr>
        <w:annotationRef/>
      </w:r>
      <w:r>
        <w:t>Yes, It is correct.</w:t>
      </w:r>
    </w:p>
  </w:comment>
  <w:comment w:id="920" w:author="相馬 健二" w:date="2020-09-08T09:23:00Z" w:initials="相馬">
    <w:p w14:paraId="3F6794F1" w14:textId="7D6395C9" w:rsidR="001D7FAE" w:rsidRDefault="001D7FAE">
      <w:pPr>
        <w:pStyle w:val="CommentText"/>
      </w:pPr>
      <w:r>
        <w:rPr>
          <w:rStyle w:val="CommentReference"/>
        </w:rPr>
        <w:annotationRef/>
      </w:r>
      <w:r>
        <w:rPr>
          <w:rFonts w:hint="eastAsia"/>
          <w:lang w:eastAsia="ja-JP"/>
        </w:rPr>
        <w:t>I</w:t>
      </w:r>
      <w:r>
        <w:rPr>
          <w:lang w:eastAsia="ja-JP"/>
        </w:rPr>
        <w:t xml:space="preserve"> added. Is it Correct?</w:t>
      </w:r>
    </w:p>
  </w:comment>
  <w:comment w:id="921" w:author="STB" w:date="2020-09-09T11:16:00Z" w:initials="S">
    <w:p w14:paraId="1A96E132" w14:textId="636FD214" w:rsidR="001D7FAE" w:rsidRDefault="001D7FAE">
      <w:pPr>
        <w:pStyle w:val="CommentText"/>
      </w:pPr>
      <w:r>
        <w:rPr>
          <w:rStyle w:val="CommentReference"/>
        </w:rPr>
        <w:annotationRef/>
      </w:r>
      <w:r>
        <w:t>Local Registration in both Appendix 4.1 and  Appendix 4.2</w:t>
      </w:r>
    </w:p>
  </w:comment>
  <w:comment w:id="938" w:author="相馬 健二" w:date="2020-09-08T09:23:00Z" w:initials="相馬">
    <w:p w14:paraId="7C1B9311" w14:textId="3D9FBBAA" w:rsidR="001D7FAE" w:rsidRDefault="001D7FAE">
      <w:pPr>
        <w:pStyle w:val="CommentText"/>
      </w:pPr>
      <w:r>
        <w:rPr>
          <w:rStyle w:val="CommentReference"/>
        </w:rPr>
        <w:annotationRef/>
      </w:r>
      <w:r>
        <w:rPr>
          <w:rFonts w:hint="eastAsia"/>
          <w:lang w:eastAsia="ja-JP"/>
        </w:rPr>
        <w:t>I</w:t>
      </w:r>
      <w:r>
        <w:rPr>
          <w:lang w:eastAsia="ja-JP"/>
        </w:rPr>
        <w:t xml:space="preserve"> added. Is it Correct?</w:t>
      </w:r>
    </w:p>
  </w:comment>
  <w:comment w:id="939" w:author="STB" w:date="2020-09-09T11:17:00Z" w:initials="S">
    <w:p w14:paraId="4B514173" w14:textId="518A3079" w:rsidR="001D7FAE" w:rsidRDefault="001D7FAE">
      <w:pPr>
        <w:pStyle w:val="CommentText"/>
      </w:pPr>
      <w:r>
        <w:rPr>
          <w:rStyle w:val="CommentReference"/>
        </w:rPr>
        <w:annotationRef/>
      </w:r>
      <w:r>
        <w:t>There are some mistake in this step. I already create a new appendix for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2CC359" w15:done="0"/>
  <w15:commentEx w15:paraId="07F68450" w15:paraIdParent="712CC359" w15:done="0"/>
  <w15:commentEx w15:paraId="09901AF3" w15:paraIdParent="712CC359" w15:done="0"/>
  <w15:commentEx w15:paraId="7842BC45" w15:done="0"/>
  <w15:commentEx w15:paraId="0AA02988" w15:done="0"/>
  <w15:commentEx w15:paraId="45B5CA82" w15:paraIdParent="0AA02988" w15:done="0"/>
  <w15:commentEx w15:paraId="0822282A" w15:done="0"/>
  <w15:commentEx w15:paraId="047FE8FC" w15:paraIdParent="0822282A" w15:done="0"/>
  <w15:commentEx w15:paraId="2E13768A" w15:paraIdParent="0822282A" w15:done="0"/>
  <w15:commentEx w15:paraId="79437A5E" w15:done="0"/>
  <w15:commentEx w15:paraId="3754694B" w15:paraIdParent="79437A5E" w15:done="0"/>
  <w15:commentEx w15:paraId="3F6794F1" w15:done="0"/>
  <w15:commentEx w15:paraId="1A96E132" w15:paraIdParent="3F6794F1" w15:done="0"/>
  <w15:commentEx w15:paraId="7C1B9311" w15:done="0"/>
  <w15:commentEx w15:paraId="4B514173" w15:paraIdParent="7C1B93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3521E" w14:textId="77777777" w:rsidR="002675EC" w:rsidRDefault="002675EC" w:rsidP="00FB68BE">
      <w:pPr>
        <w:spacing w:after="0" w:line="240" w:lineRule="auto"/>
      </w:pPr>
      <w:r>
        <w:separator/>
      </w:r>
    </w:p>
  </w:endnote>
  <w:endnote w:type="continuationSeparator" w:id="0">
    <w:p w14:paraId="0650900A" w14:textId="77777777" w:rsidR="002675EC" w:rsidRDefault="002675EC" w:rsidP="00FB6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66851"/>
      <w:docPartObj>
        <w:docPartGallery w:val="Page Numbers (Bottom of Page)"/>
        <w:docPartUnique/>
      </w:docPartObj>
    </w:sdtPr>
    <w:sdtEndPr>
      <w:rPr>
        <w:noProof/>
      </w:rPr>
    </w:sdtEndPr>
    <w:sdtContent>
      <w:p w14:paraId="2ECA26B2" w14:textId="06449E4D" w:rsidR="001D7FAE" w:rsidRDefault="001D7FAE">
        <w:pPr>
          <w:pStyle w:val="Footer"/>
          <w:jc w:val="right"/>
        </w:pPr>
        <w:r>
          <w:fldChar w:fldCharType="begin"/>
        </w:r>
        <w:r>
          <w:instrText xml:space="preserve"> PAGE   \* MERGEFORMAT </w:instrText>
        </w:r>
        <w:r>
          <w:fldChar w:fldCharType="separate"/>
        </w:r>
        <w:r w:rsidR="00396020">
          <w:rPr>
            <w:noProof/>
          </w:rPr>
          <w:t>10</w:t>
        </w:r>
        <w:r>
          <w:rPr>
            <w:noProof/>
          </w:rPr>
          <w:fldChar w:fldCharType="end"/>
        </w:r>
      </w:p>
    </w:sdtContent>
  </w:sdt>
  <w:p w14:paraId="1C3B4B5D" w14:textId="77777777" w:rsidR="001D7FAE" w:rsidRDefault="001D7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16C2A" w14:textId="77777777" w:rsidR="002675EC" w:rsidRDefault="002675EC" w:rsidP="00FB68BE">
      <w:pPr>
        <w:spacing w:after="0" w:line="240" w:lineRule="auto"/>
      </w:pPr>
      <w:r>
        <w:separator/>
      </w:r>
    </w:p>
  </w:footnote>
  <w:footnote w:type="continuationSeparator" w:id="0">
    <w:p w14:paraId="205ADC3E" w14:textId="77777777" w:rsidR="002675EC" w:rsidRDefault="002675EC" w:rsidP="00FB6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C12A6"/>
    <w:multiLevelType w:val="hybridMultilevel"/>
    <w:tmpl w:val="520A98FE"/>
    <w:lvl w:ilvl="0" w:tplc="40AEDFC0">
      <w:start w:val="2"/>
      <w:numFmt w:val="bullet"/>
      <w:lvlText w:val="-"/>
      <w:lvlJc w:val="left"/>
      <w:pPr>
        <w:ind w:left="1800" w:hanging="360"/>
      </w:pPr>
      <w:rPr>
        <w:rFonts w:ascii="Calibri Light" w:eastAsiaTheme="minorEastAsia" w:hAnsi="Calibri Light" w:cs="Calibri Light"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 w15:restartNumberingAfterBreak="0">
    <w:nsid w:val="09216214"/>
    <w:multiLevelType w:val="hybridMultilevel"/>
    <w:tmpl w:val="ABECEF3C"/>
    <w:lvl w:ilvl="0" w:tplc="06FAE146">
      <w:numFmt w:val="bullet"/>
      <w:lvlText w:val="・"/>
      <w:lvlJc w:val="left"/>
      <w:pPr>
        <w:ind w:left="640" w:hanging="420"/>
      </w:pPr>
      <w:rPr>
        <w:rFonts w:ascii="MS PGothic" w:eastAsia="MS PGothic" w:hAnsi="MS PGothic" w:cstheme="minorBidi" w:hint="eastAsia"/>
        <w:lang w:val="en-US"/>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 w15:restartNumberingAfterBreak="0">
    <w:nsid w:val="0F420924"/>
    <w:multiLevelType w:val="hybridMultilevel"/>
    <w:tmpl w:val="AC48C998"/>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92560DD"/>
    <w:multiLevelType w:val="hybridMultilevel"/>
    <w:tmpl w:val="74508082"/>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BBA74E4"/>
    <w:multiLevelType w:val="hybridMultilevel"/>
    <w:tmpl w:val="3FF64936"/>
    <w:lvl w:ilvl="0" w:tplc="747670F2">
      <w:start w:val="1"/>
      <w:numFmt w:val="decimal"/>
      <w:lvlText w:val="%1)"/>
      <w:lvlJc w:val="left"/>
      <w:pPr>
        <w:ind w:left="704" w:hanging="420"/>
      </w:pPr>
      <w:rPr>
        <w:rFonts w:asciiTheme="minorHAnsi" w:eastAsiaTheme="minorEastAsia" w:hAnsiTheme="minorHAnsi" w:hint="default"/>
        <w:b w:val="0"/>
        <w:i w:val="0"/>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15:restartNumberingAfterBreak="0">
    <w:nsid w:val="200B7CCD"/>
    <w:multiLevelType w:val="multilevel"/>
    <w:tmpl w:val="B6881FF0"/>
    <w:lvl w:ilvl="0">
      <w:start w:val="1"/>
      <w:numFmt w:val="decimal"/>
      <w:pStyle w:val="1"/>
      <w:lvlText w:val="%1"/>
      <w:lvlJc w:val="left"/>
      <w:pPr>
        <w:ind w:left="425" w:hanging="425"/>
      </w:pPr>
      <w:rPr>
        <w:rFonts w:hint="default"/>
        <w:b/>
      </w:rPr>
    </w:lvl>
    <w:lvl w:ilvl="1">
      <w:start w:val="1"/>
      <w:numFmt w:val="decimal"/>
      <w:lvlText w:val="%1.%2."/>
      <w:lvlJc w:val="left"/>
      <w:pPr>
        <w:ind w:left="567" w:hanging="567"/>
      </w:pPr>
      <w:rPr>
        <w:rFonts w:asciiTheme="majorEastAsia" w:eastAsiaTheme="majorEastAsia" w:hAnsiTheme="majorEastAsia" w:hint="eastAsia"/>
        <w:b/>
        <w:sz w:val="24"/>
      </w:rPr>
    </w:lvl>
    <w:lvl w:ilvl="2">
      <w:start w:val="1"/>
      <w:numFmt w:val="decimal"/>
      <w:lvlText w:val="%1.%2.%3."/>
      <w:lvlJc w:val="left"/>
      <w:pPr>
        <w:ind w:left="709" w:hanging="709"/>
      </w:pPr>
      <w:rPr>
        <w:rFonts w:asciiTheme="majorEastAsia" w:eastAsiaTheme="majorEastAsia" w:hAnsiTheme="majorEastAsia" w:hint="eastAsia"/>
        <w:b/>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2E8011DF"/>
    <w:multiLevelType w:val="hybridMultilevel"/>
    <w:tmpl w:val="1AEAEFA6"/>
    <w:lvl w:ilvl="0" w:tplc="4AEE1AB0">
      <w:start w:val="1"/>
      <w:numFmt w:val="bullet"/>
      <w:lvlText w:val="・"/>
      <w:lvlJc w:val="left"/>
      <w:pPr>
        <w:ind w:left="720" w:hanging="360"/>
      </w:pPr>
      <w:rPr>
        <w:rFonts w:ascii="MS PGothic" w:eastAsia="MS PGothic" w:hAnsi="MS PGothic"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3125145A"/>
    <w:multiLevelType w:val="hybridMultilevel"/>
    <w:tmpl w:val="C1FEB48C"/>
    <w:lvl w:ilvl="0" w:tplc="18A4A37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17E6531"/>
    <w:multiLevelType w:val="hybridMultilevel"/>
    <w:tmpl w:val="D102D656"/>
    <w:lvl w:ilvl="0" w:tplc="F274D3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C95E60"/>
    <w:multiLevelType w:val="hybridMultilevel"/>
    <w:tmpl w:val="A6628F54"/>
    <w:lvl w:ilvl="0" w:tplc="747670F2">
      <w:start w:val="1"/>
      <w:numFmt w:val="decimal"/>
      <w:lvlText w:val="%1)"/>
      <w:lvlJc w:val="left"/>
      <w:pPr>
        <w:ind w:left="420" w:hanging="420"/>
      </w:pPr>
      <w:rPr>
        <w:rFonts w:asciiTheme="minorHAnsi" w:eastAsiaTheme="minorEastAsia" w:hAnsiTheme="minorHAnsi" w:hint="default"/>
        <w:b w:val="0"/>
        <w:i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EB5EF7"/>
    <w:multiLevelType w:val="hybridMultilevel"/>
    <w:tmpl w:val="6D560C92"/>
    <w:lvl w:ilvl="0" w:tplc="48EACC54">
      <w:start w:val="3"/>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35C87252"/>
    <w:multiLevelType w:val="hybridMultilevel"/>
    <w:tmpl w:val="C3AADF48"/>
    <w:lvl w:ilvl="0" w:tplc="69CAF31A">
      <w:numFmt w:val="bullet"/>
      <w:lvlText w:val="※"/>
      <w:lvlJc w:val="left"/>
      <w:pPr>
        <w:ind w:left="360" w:hanging="360"/>
      </w:pPr>
      <w:rPr>
        <w:rFonts w:ascii="MS PGothic" w:eastAsia="MS PGothic" w:hAnsi="MS PGothic"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37421B0C"/>
    <w:multiLevelType w:val="hybridMultilevel"/>
    <w:tmpl w:val="151AE5F0"/>
    <w:lvl w:ilvl="0" w:tplc="F6D60D86">
      <w:start w:val="4"/>
      <w:numFmt w:val="bullet"/>
      <w:lvlText w:val=""/>
      <w:lvlJc w:val="left"/>
      <w:pPr>
        <w:ind w:left="720" w:hanging="360"/>
      </w:pPr>
      <w:rPr>
        <w:rFonts w:ascii="Wingdings" w:eastAsia="MS PGothic"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F2C73"/>
    <w:multiLevelType w:val="hybridMultilevel"/>
    <w:tmpl w:val="91AE6294"/>
    <w:lvl w:ilvl="0" w:tplc="B91255D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701C19"/>
    <w:multiLevelType w:val="hybridMultilevel"/>
    <w:tmpl w:val="14DA4808"/>
    <w:lvl w:ilvl="0" w:tplc="82A0DD94">
      <w:start w:val="14"/>
      <w:numFmt w:val="bullet"/>
      <w:lvlText w:val=""/>
      <w:lvlJc w:val="left"/>
      <w:pPr>
        <w:ind w:left="470" w:hanging="360"/>
      </w:pPr>
      <w:rPr>
        <w:rFonts w:ascii="Symbol" w:eastAsiaTheme="minorEastAsia" w:hAnsi="Symbol" w:cstheme="minorBidi" w:hint="default"/>
      </w:rPr>
    </w:lvl>
    <w:lvl w:ilvl="1" w:tplc="04090003" w:tentative="1">
      <w:start w:val="1"/>
      <w:numFmt w:val="bullet"/>
      <w:lvlText w:val="o"/>
      <w:lvlJc w:val="left"/>
      <w:pPr>
        <w:ind w:left="1190" w:hanging="360"/>
      </w:pPr>
      <w:rPr>
        <w:rFonts w:ascii="Courier New" w:hAnsi="Courier New" w:cs="Courier New" w:hint="default"/>
      </w:rPr>
    </w:lvl>
    <w:lvl w:ilvl="2" w:tplc="04090005" w:tentative="1">
      <w:start w:val="1"/>
      <w:numFmt w:val="bullet"/>
      <w:lvlText w:val=""/>
      <w:lvlJc w:val="left"/>
      <w:pPr>
        <w:ind w:left="1910" w:hanging="360"/>
      </w:pPr>
      <w:rPr>
        <w:rFonts w:ascii="Wingdings" w:hAnsi="Wingdings" w:hint="default"/>
      </w:rPr>
    </w:lvl>
    <w:lvl w:ilvl="3" w:tplc="04090001" w:tentative="1">
      <w:start w:val="1"/>
      <w:numFmt w:val="bullet"/>
      <w:lvlText w:val=""/>
      <w:lvlJc w:val="left"/>
      <w:pPr>
        <w:ind w:left="2630" w:hanging="360"/>
      </w:pPr>
      <w:rPr>
        <w:rFonts w:ascii="Symbol" w:hAnsi="Symbol" w:hint="default"/>
      </w:rPr>
    </w:lvl>
    <w:lvl w:ilvl="4" w:tplc="04090003" w:tentative="1">
      <w:start w:val="1"/>
      <w:numFmt w:val="bullet"/>
      <w:lvlText w:val="o"/>
      <w:lvlJc w:val="left"/>
      <w:pPr>
        <w:ind w:left="3350" w:hanging="360"/>
      </w:pPr>
      <w:rPr>
        <w:rFonts w:ascii="Courier New" w:hAnsi="Courier New" w:cs="Courier New" w:hint="default"/>
      </w:rPr>
    </w:lvl>
    <w:lvl w:ilvl="5" w:tplc="04090005" w:tentative="1">
      <w:start w:val="1"/>
      <w:numFmt w:val="bullet"/>
      <w:lvlText w:val=""/>
      <w:lvlJc w:val="left"/>
      <w:pPr>
        <w:ind w:left="4070" w:hanging="360"/>
      </w:pPr>
      <w:rPr>
        <w:rFonts w:ascii="Wingdings" w:hAnsi="Wingdings" w:hint="default"/>
      </w:rPr>
    </w:lvl>
    <w:lvl w:ilvl="6" w:tplc="04090001" w:tentative="1">
      <w:start w:val="1"/>
      <w:numFmt w:val="bullet"/>
      <w:lvlText w:val=""/>
      <w:lvlJc w:val="left"/>
      <w:pPr>
        <w:ind w:left="4790" w:hanging="360"/>
      </w:pPr>
      <w:rPr>
        <w:rFonts w:ascii="Symbol" w:hAnsi="Symbol" w:hint="default"/>
      </w:rPr>
    </w:lvl>
    <w:lvl w:ilvl="7" w:tplc="04090003" w:tentative="1">
      <w:start w:val="1"/>
      <w:numFmt w:val="bullet"/>
      <w:lvlText w:val="o"/>
      <w:lvlJc w:val="left"/>
      <w:pPr>
        <w:ind w:left="5510" w:hanging="360"/>
      </w:pPr>
      <w:rPr>
        <w:rFonts w:ascii="Courier New" w:hAnsi="Courier New" w:cs="Courier New" w:hint="default"/>
      </w:rPr>
    </w:lvl>
    <w:lvl w:ilvl="8" w:tplc="04090005" w:tentative="1">
      <w:start w:val="1"/>
      <w:numFmt w:val="bullet"/>
      <w:lvlText w:val=""/>
      <w:lvlJc w:val="left"/>
      <w:pPr>
        <w:ind w:left="6230" w:hanging="360"/>
      </w:pPr>
      <w:rPr>
        <w:rFonts w:ascii="Wingdings" w:hAnsi="Wingdings" w:hint="default"/>
      </w:rPr>
    </w:lvl>
  </w:abstractNum>
  <w:abstractNum w:abstractNumId="15" w15:restartNumberingAfterBreak="0">
    <w:nsid w:val="4E5F4797"/>
    <w:multiLevelType w:val="hybridMultilevel"/>
    <w:tmpl w:val="30C09BA8"/>
    <w:lvl w:ilvl="0" w:tplc="1CF2B494">
      <w:start w:val="4"/>
      <w:numFmt w:val="bullet"/>
      <w:lvlText w:val=""/>
      <w:lvlJc w:val="left"/>
      <w:pPr>
        <w:ind w:left="720" w:hanging="360"/>
      </w:pPr>
      <w:rPr>
        <w:rFonts w:ascii="Wingdings" w:eastAsia="MS PGothic" w:hAnsi="Wingding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A3A7A"/>
    <w:multiLevelType w:val="hybridMultilevel"/>
    <w:tmpl w:val="A3E28C30"/>
    <w:lvl w:ilvl="0" w:tplc="F552F5F6">
      <w:start w:val="1"/>
      <w:numFmt w:val="decimal"/>
      <w:lvlText w:val="%1)"/>
      <w:lvlJc w:val="left"/>
      <w:pPr>
        <w:ind w:left="1800" w:hanging="360"/>
      </w:pPr>
      <w:rPr>
        <w:rFonts w:hint="default"/>
      </w:rPr>
    </w:lvl>
    <w:lvl w:ilvl="1" w:tplc="04090017" w:tentative="1">
      <w:start w:val="1"/>
      <w:numFmt w:val="aiueoFullWidth"/>
      <w:lvlText w:val="(%2)"/>
      <w:lvlJc w:val="left"/>
      <w:pPr>
        <w:ind w:left="2280" w:hanging="420"/>
      </w:pPr>
    </w:lvl>
    <w:lvl w:ilvl="2" w:tplc="04090011" w:tentative="1">
      <w:start w:val="1"/>
      <w:numFmt w:val="decimalEnclosedCircle"/>
      <w:lvlText w:val="%3"/>
      <w:lvlJc w:val="left"/>
      <w:pPr>
        <w:ind w:left="2700" w:hanging="420"/>
      </w:pPr>
    </w:lvl>
    <w:lvl w:ilvl="3" w:tplc="0409000F" w:tentative="1">
      <w:start w:val="1"/>
      <w:numFmt w:val="decimal"/>
      <w:lvlText w:val="%4."/>
      <w:lvlJc w:val="left"/>
      <w:pPr>
        <w:ind w:left="3120" w:hanging="420"/>
      </w:pPr>
    </w:lvl>
    <w:lvl w:ilvl="4" w:tplc="04090017" w:tentative="1">
      <w:start w:val="1"/>
      <w:numFmt w:val="aiueoFullWidth"/>
      <w:lvlText w:val="(%5)"/>
      <w:lvlJc w:val="left"/>
      <w:pPr>
        <w:ind w:left="3540" w:hanging="420"/>
      </w:pPr>
    </w:lvl>
    <w:lvl w:ilvl="5" w:tplc="04090011" w:tentative="1">
      <w:start w:val="1"/>
      <w:numFmt w:val="decimalEnclosedCircle"/>
      <w:lvlText w:val="%6"/>
      <w:lvlJc w:val="left"/>
      <w:pPr>
        <w:ind w:left="3960" w:hanging="420"/>
      </w:pPr>
    </w:lvl>
    <w:lvl w:ilvl="6" w:tplc="0409000F" w:tentative="1">
      <w:start w:val="1"/>
      <w:numFmt w:val="decimal"/>
      <w:lvlText w:val="%7."/>
      <w:lvlJc w:val="left"/>
      <w:pPr>
        <w:ind w:left="4380" w:hanging="420"/>
      </w:pPr>
    </w:lvl>
    <w:lvl w:ilvl="7" w:tplc="04090017" w:tentative="1">
      <w:start w:val="1"/>
      <w:numFmt w:val="aiueoFullWidth"/>
      <w:lvlText w:val="(%8)"/>
      <w:lvlJc w:val="left"/>
      <w:pPr>
        <w:ind w:left="4800" w:hanging="420"/>
      </w:pPr>
    </w:lvl>
    <w:lvl w:ilvl="8" w:tplc="04090011" w:tentative="1">
      <w:start w:val="1"/>
      <w:numFmt w:val="decimalEnclosedCircle"/>
      <w:lvlText w:val="%9"/>
      <w:lvlJc w:val="left"/>
      <w:pPr>
        <w:ind w:left="5220" w:hanging="420"/>
      </w:pPr>
    </w:lvl>
  </w:abstractNum>
  <w:abstractNum w:abstractNumId="17" w15:restartNumberingAfterBreak="0">
    <w:nsid w:val="540D4FFD"/>
    <w:multiLevelType w:val="hybridMultilevel"/>
    <w:tmpl w:val="292AA39E"/>
    <w:lvl w:ilvl="0" w:tplc="A3CE8C06">
      <w:start w:val="1"/>
      <w:numFmt w:val="decimal"/>
      <w:lvlText w:val="%1)"/>
      <w:lvlJc w:val="left"/>
      <w:pPr>
        <w:ind w:left="803" w:hanging="360"/>
      </w:pPr>
      <w:rPr>
        <w:rFonts w:hint="default"/>
      </w:rPr>
    </w:lvl>
    <w:lvl w:ilvl="1" w:tplc="04090017" w:tentative="1">
      <w:start w:val="1"/>
      <w:numFmt w:val="aiueoFullWidth"/>
      <w:lvlText w:val="(%2)"/>
      <w:lvlJc w:val="left"/>
      <w:pPr>
        <w:ind w:left="1283" w:hanging="420"/>
      </w:pPr>
    </w:lvl>
    <w:lvl w:ilvl="2" w:tplc="04090011" w:tentative="1">
      <w:start w:val="1"/>
      <w:numFmt w:val="decimalEnclosedCircle"/>
      <w:lvlText w:val="%3"/>
      <w:lvlJc w:val="left"/>
      <w:pPr>
        <w:ind w:left="1703" w:hanging="420"/>
      </w:pPr>
    </w:lvl>
    <w:lvl w:ilvl="3" w:tplc="0409000F" w:tentative="1">
      <w:start w:val="1"/>
      <w:numFmt w:val="decimal"/>
      <w:lvlText w:val="%4."/>
      <w:lvlJc w:val="left"/>
      <w:pPr>
        <w:ind w:left="2123" w:hanging="420"/>
      </w:pPr>
    </w:lvl>
    <w:lvl w:ilvl="4" w:tplc="04090017" w:tentative="1">
      <w:start w:val="1"/>
      <w:numFmt w:val="aiueoFullWidth"/>
      <w:lvlText w:val="(%5)"/>
      <w:lvlJc w:val="left"/>
      <w:pPr>
        <w:ind w:left="2543" w:hanging="420"/>
      </w:pPr>
    </w:lvl>
    <w:lvl w:ilvl="5" w:tplc="04090011" w:tentative="1">
      <w:start w:val="1"/>
      <w:numFmt w:val="decimalEnclosedCircle"/>
      <w:lvlText w:val="%6"/>
      <w:lvlJc w:val="left"/>
      <w:pPr>
        <w:ind w:left="2963" w:hanging="420"/>
      </w:pPr>
    </w:lvl>
    <w:lvl w:ilvl="6" w:tplc="0409000F" w:tentative="1">
      <w:start w:val="1"/>
      <w:numFmt w:val="decimal"/>
      <w:lvlText w:val="%7."/>
      <w:lvlJc w:val="left"/>
      <w:pPr>
        <w:ind w:left="3383" w:hanging="420"/>
      </w:pPr>
    </w:lvl>
    <w:lvl w:ilvl="7" w:tplc="04090017" w:tentative="1">
      <w:start w:val="1"/>
      <w:numFmt w:val="aiueoFullWidth"/>
      <w:lvlText w:val="(%8)"/>
      <w:lvlJc w:val="left"/>
      <w:pPr>
        <w:ind w:left="3803" w:hanging="420"/>
      </w:pPr>
    </w:lvl>
    <w:lvl w:ilvl="8" w:tplc="04090011" w:tentative="1">
      <w:start w:val="1"/>
      <w:numFmt w:val="decimalEnclosedCircle"/>
      <w:lvlText w:val="%9"/>
      <w:lvlJc w:val="left"/>
      <w:pPr>
        <w:ind w:left="4223" w:hanging="420"/>
      </w:pPr>
    </w:lvl>
  </w:abstractNum>
  <w:abstractNum w:abstractNumId="18" w15:restartNumberingAfterBreak="0">
    <w:nsid w:val="55FB4F37"/>
    <w:multiLevelType w:val="hybridMultilevel"/>
    <w:tmpl w:val="A4806108"/>
    <w:lvl w:ilvl="0" w:tplc="B5122194">
      <w:numFmt w:val="bullet"/>
      <w:lvlText w:val="-"/>
      <w:lvlJc w:val="left"/>
      <w:pPr>
        <w:ind w:left="1163" w:hanging="360"/>
      </w:pPr>
      <w:rPr>
        <w:rFonts w:ascii="Calibri Light" w:eastAsiaTheme="minorEastAsia" w:hAnsi="Calibri Light" w:cs="Calibri Light" w:hint="default"/>
      </w:rPr>
    </w:lvl>
    <w:lvl w:ilvl="1" w:tplc="04090003" w:tentative="1">
      <w:start w:val="1"/>
      <w:numFmt w:val="bullet"/>
      <w:lvlText w:val="o"/>
      <w:lvlJc w:val="left"/>
      <w:pPr>
        <w:ind w:left="1883" w:hanging="360"/>
      </w:pPr>
      <w:rPr>
        <w:rFonts w:ascii="Courier New" w:hAnsi="Courier New" w:cs="Courier New" w:hint="default"/>
      </w:rPr>
    </w:lvl>
    <w:lvl w:ilvl="2" w:tplc="04090005" w:tentative="1">
      <w:start w:val="1"/>
      <w:numFmt w:val="bullet"/>
      <w:lvlText w:val=""/>
      <w:lvlJc w:val="left"/>
      <w:pPr>
        <w:ind w:left="2603" w:hanging="360"/>
      </w:pPr>
      <w:rPr>
        <w:rFonts w:ascii="Wingdings" w:hAnsi="Wingdings" w:hint="default"/>
      </w:rPr>
    </w:lvl>
    <w:lvl w:ilvl="3" w:tplc="04090001" w:tentative="1">
      <w:start w:val="1"/>
      <w:numFmt w:val="bullet"/>
      <w:lvlText w:val=""/>
      <w:lvlJc w:val="left"/>
      <w:pPr>
        <w:ind w:left="3323" w:hanging="360"/>
      </w:pPr>
      <w:rPr>
        <w:rFonts w:ascii="Symbol" w:hAnsi="Symbol" w:hint="default"/>
      </w:rPr>
    </w:lvl>
    <w:lvl w:ilvl="4" w:tplc="04090003" w:tentative="1">
      <w:start w:val="1"/>
      <w:numFmt w:val="bullet"/>
      <w:lvlText w:val="o"/>
      <w:lvlJc w:val="left"/>
      <w:pPr>
        <w:ind w:left="4043" w:hanging="360"/>
      </w:pPr>
      <w:rPr>
        <w:rFonts w:ascii="Courier New" w:hAnsi="Courier New" w:cs="Courier New" w:hint="default"/>
      </w:rPr>
    </w:lvl>
    <w:lvl w:ilvl="5" w:tplc="04090005" w:tentative="1">
      <w:start w:val="1"/>
      <w:numFmt w:val="bullet"/>
      <w:lvlText w:val=""/>
      <w:lvlJc w:val="left"/>
      <w:pPr>
        <w:ind w:left="4763" w:hanging="360"/>
      </w:pPr>
      <w:rPr>
        <w:rFonts w:ascii="Wingdings" w:hAnsi="Wingdings" w:hint="default"/>
      </w:rPr>
    </w:lvl>
    <w:lvl w:ilvl="6" w:tplc="04090001" w:tentative="1">
      <w:start w:val="1"/>
      <w:numFmt w:val="bullet"/>
      <w:lvlText w:val=""/>
      <w:lvlJc w:val="left"/>
      <w:pPr>
        <w:ind w:left="5483" w:hanging="360"/>
      </w:pPr>
      <w:rPr>
        <w:rFonts w:ascii="Symbol" w:hAnsi="Symbol" w:hint="default"/>
      </w:rPr>
    </w:lvl>
    <w:lvl w:ilvl="7" w:tplc="04090003" w:tentative="1">
      <w:start w:val="1"/>
      <w:numFmt w:val="bullet"/>
      <w:lvlText w:val="o"/>
      <w:lvlJc w:val="left"/>
      <w:pPr>
        <w:ind w:left="6203" w:hanging="360"/>
      </w:pPr>
      <w:rPr>
        <w:rFonts w:ascii="Courier New" w:hAnsi="Courier New" w:cs="Courier New" w:hint="default"/>
      </w:rPr>
    </w:lvl>
    <w:lvl w:ilvl="8" w:tplc="04090005" w:tentative="1">
      <w:start w:val="1"/>
      <w:numFmt w:val="bullet"/>
      <w:lvlText w:val=""/>
      <w:lvlJc w:val="left"/>
      <w:pPr>
        <w:ind w:left="6923" w:hanging="360"/>
      </w:pPr>
      <w:rPr>
        <w:rFonts w:ascii="Wingdings" w:hAnsi="Wingdings" w:hint="default"/>
      </w:rPr>
    </w:lvl>
  </w:abstractNum>
  <w:abstractNum w:abstractNumId="19" w15:restartNumberingAfterBreak="0">
    <w:nsid w:val="586E4D0C"/>
    <w:multiLevelType w:val="hybridMultilevel"/>
    <w:tmpl w:val="12E2E1C6"/>
    <w:lvl w:ilvl="0" w:tplc="8FF4FA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4BD78B1"/>
    <w:multiLevelType w:val="hybridMultilevel"/>
    <w:tmpl w:val="5A5E51D6"/>
    <w:lvl w:ilvl="0" w:tplc="BC3834B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17"/>
  </w:num>
  <w:num w:numId="3">
    <w:abstractNumId w:val="18"/>
  </w:num>
  <w:num w:numId="4">
    <w:abstractNumId w:val="4"/>
  </w:num>
  <w:num w:numId="5">
    <w:abstractNumId w:val="8"/>
  </w:num>
  <w:num w:numId="6">
    <w:abstractNumId w:val="10"/>
  </w:num>
  <w:num w:numId="7">
    <w:abstractNumId w:val="15"/>
  </w:num>
  <w:num w:numId="8">
    <w:abstractNumId w:val="12"/>
  </w:num>
  <w:num w:numId="9">
    <w:abstractNumId w:val="9"/>
  </w:num>
  <w:num w:numId="10">
    <w:abstractNumId w:val="2"/>
  </w:num>
  <w:num w:numId="11">
    <w:abstractNumId w:val="16"/>
  </w:num>
  <w:num w:numId="12">
    <w:abstractNumId w:val="3"/>
  </w:num>
  <w:num w:numId="13">
    <w:abstractNumId w:val="0"/>
  </w:num>
  <w:num w:numId="14">
    <w:abstractNumId w:val="5"/>
  </w:num>
  <w:num w:numId="15">
    <w:abstractNumId w:val="11"/>
  </w:num>
  <w:num w:numId="16">
    <w:abstractNumId w:val="6"/>
  </w:num>
  <w:num w:numId="17">
    <w:abstractNumId w:val="1"/>
  </w:num>
  <w:num w:numId="18">
    <w:abstractNumId w:val="13"/>
  </w:num>
  <w:num w:numId="19">
    <w:abstractNumId w:val="19"/>
  </w:num>
  <w:num w:numId="20">
    <w:abstractNumId w:val="20"/>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B">
    <w15:presenceInfo w15:providerId="Windows Live" w15:userId="e8b742c4b515b3ab"/>
  </w15:person>
  <w15:person w15:author="Trần Văn Quang Huy">
    <w15:presenceInfo w15:providerId="Windows Live" w15:userId="770b907091e0cde8"/>
  </w15:person>
  <w15:person w15:author="相馬 健二">
    <w15:presenceInfo w15:providerId="AD" w15:userId="S-1-5-21-47277368-2095075933-176895030-49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529"/>
    <w:rsid w:val="00015233"/>
    <w:rsid w:val="000255D4"/>
    <w:rsid w:val="0003403D"/>
    <w:rsid w:val="0006513A"/>
    <w:rsid w:val="0009111C"/>
    <w:rsid w:val="000922FA"/>
    <w:rsid w:val="00094191"/>
    <w:rsid w:val="000B4344"/>
    <w:rsid w:val="000D2543"/>
    <w:rsid w:val="000D4F4C"/>
    <w:rsid w:val="000D6E05"/>
    <w:rsid w:val="000E4D79"/>
    <w:rsid w:val="000F3A72"/>
    <w:rsid w:val="00102543"/>
    <w:rsid w:val="001074DC"/>
    <w:rsid w:val="00115B8A"/>
    <w:rsid w:val="001317D9"/>
    <w:rsid w:val="0013643E"/>
    <w:rsid w:val="00137634"/>
    <w:rsid w:val="00146611"/>
    <w:rsid w:val="00147EED"/>
    <w:rsid w:val="00150970"/>
    <w:rsid w:val="00155D4F"/>
    <w:rsid w:val="0015614B"/>
    <w:rsid w:val="001671E2"/>
    <w:rsid w:val="001715C4"/>
    <w:rsid w:val="001761B1"/>
    <w:rsid w:val="0017717D"/>
    <w:rsid w:val="00181074"/>
    <w:rsid w:val="001813C0"/>
    <w:rsid w:val="001818B2"/>
    <w:rsid w:val="001830DC"/>
    <w:rsid w:val="0018759C"/>
    <w:rsid w:val="00191381"/>
    <w:rsid w:val="001952A6"/>
    <w:rsid w:val="001968D3"/>
    <w:rsid w:val="001A73C6"/>
    <w:rsid w:val="001A7529"/>
    <w:rsid w:val="001B7A32"/>
    <w:rsid w:val="001C3458"/>
    <w:rsid w:val="001D7FAE"/>
    <w:rsid w:val="001F237E"/>
    <w:rsid w:val="001F34D0"/>
    <w:rsid w:val="001F44C9"/>
    <w:rsid w:val="00200257"/>
    <w:rsid w:val="002073C6"/>
    <w:rsid w:val="00211844"/>
    <w:rsid w:val="002170F5"/>
    <w:rsid w:val="00227162"/>
    <w:rsid w:val="00232916"/>
    <w:rsid w:val="00246426"/>
    <w:rsid w:val="0026021E"/>
    <w:rsid w:val="00260EED"/>
    <w:rsid w:val="00262277"/>
    <w:rsid w:val="00262296"/>
    <w:rsid w:val="002622F0"/>
    <w:rsid w:val="00265393"/>
    <w:rsid w:val="002675EC"/>
    <w:rsid w:val="00274EB3"/>
    <w:rsid w:val="00276D3A"/>
    <w:rsid w:val="00277684"/>
    <w:rsid w:val="00282252"/>
    <w:rsid w:val="00291559"/>
    <w:rsid w:val="002B0D6F"/>
    <w:rsid w:val="002B3B81"/>
    <w:rsid w:val="002B3D96"/>
    <w:rsid w:val="002C0C81"/>
    <w:rsid w:val="002C0E5C"/>
    <w:rsid w:val="002E533F"/>
    <w:rsid w:val="002E5455"/>
    <w:rsid w:val="00306B27"/>
    <w:rsid w:val="00306B70"/>
    <w:rsid w:val="0031213F"/>
    <w:rsid w:val="00313BA6"/>
    <w:rsid w:val="00314BAD"/>
    <w:rsid w:val="003155DB"/>
    <w:rsid w:val="00324FFB"/>
    <w:rsid w:val="00332724"/>
    <w:rsid w:val="0033408E"/>
    <w:rsid w:val="00341F58"/>
    <w:rsid w:val="0034275A"/>
    <w:rsid w:val="00346F70"/>
    <w:rsid w:val="003538C7"/>
    <w:rsid w:val="003552C9"/>
    <w:rsid w:val="00366702"/>
    <w:rsid w:val="00367C64"/>
    <w:rsid w:val="00375D23"/>
    <w:rsid w:val="00376F8F"/>
    <w:rsid w:val="0037797E"/>
    <w:rsid w:val="00386947"/>
    <w:rsid w:val="003930FC"/>
    <w:rsid w:val="0039548D"/>
    <w:rsid w:val="00396020"/>
    <w:rsid w:val="00396203"/>
    <w:rsid w:val="003A506A"/>
    <w:rsid w:val="003B3A8B"/>
    <w:rsid w:val="003B71C2"/>
    <w:rsid w:val="003B7AA7"/>
    <w:rsid w:val="003B7F40"/>
    <w:rsid w:val="003C7BB5"/>
    <w:rsid w:val="003D0CFC"/>
    <w:rsid w:val="003E6C38"/>
    <w:rsid w:val="003F53C7"/>
    <w:rsid w:val="00400713"/>
    <w:rsid w:val="00401255"/>
    <w:rsid w:val="00417387"/>
    <w:rsid w:val="00417B2F"/>
    <w:rsid w:val="00417BDE"/>
    <w:rsid w:val="00425FA8"/>
    <w:rsid w:val="00431DA4"/>
    <w:rsid w:val="004328BD"/>
    <w:rsid w:val="00462612"/>
    <w:rsid w:val="004666F5"/>
    <w:rsid w:val="00472033"/>
    <w:rsid w:val="00480EA7"/>
    <w:rsid w:val="00483404"/>
    <w:rsid w:val="00494582"/>
    <w:rsid w:val="00497640"/>
    <w:rsid w:val="004C53A8"/>
    <w:rsid w:val="004D3651"/>
    <w:rsid w:val="004D755E"/>
    <w:rsid w:val="004E1489"/>
    <w:rsid w:val="004E7B86"/>
    <w:rsid w:val="00502910"/>
    <w:rsid w:val="0050368F"/>
    <w:rsid w:val="0050460E"/>
    <w:rsid w:val="005101EC"/>
    <w:rsid w:val="005126BC"/>
    <w:rsid w:val="00512C95"/>
    <w:rsid w:val="0051749C"/>
    <w:rsid w:val="0052091B"/>
    <w:rsid w:val="0052385C"/>
    <w:rsid w:val="00542194"/>
    <w:rsid w:val="00545921"/>
    <w:rsid w:val="005477B7"/>
    <w:rsid w:val="00553C27"/>
    <w:rsid w:val="00566907"/>
    <w:rsid w:val="00572936"/>
    <w:rsid w:val="005736D5"/>
    <w:rsid w:val="005741C1"/>
    <w:rsid w:val="00574F45"/>
    <w:rsid w:val="0057701E"/>
    <w:rsid w:val="005868AE"/>
    <w:rsid w:val="00592C49"/>
    <w:rsid w:val="005A4626"/>
    <w:rsid w:val="005A5798"/>
    <w:rsid w:val="005A6C40"/>
    <w:rsid w:val="005A71BF"/>
    <w:rsid w:val="005C06CC"/>
    <w:rsid w:val="005C434D"/>
    <w:rsid w:val="005C485F"/>
    <w:rsid w:val="005C713B"/>
    <w:rsid w:val="005E4295"/>
    <w:rsid w:val="005F0323"/>
    <w:rsid w:val="00611FFB"/>
    <w:rsid w:val="00623C81"/>
    <w:rsid w:val="0062564F"/>
    <w:rsid w:val="00635E68"/>
    <w:rsid w:val="00641842"/>
    <w:rsid w:val="0064556D"/>
    <w:rsid w:val="00645DD9"/>
    <w:rsid w:val="006567BB"/>
    <w:rsid w:val="00667597"/>
    <w:rsid w:val="00671C40"/>
    <w:rsid w:val="0069775A"/>
    <w:rsid w:val="006A0A28"/>
    <w:rsid w:val="006A0FB0"/>
    <w:rsid w:val="006B2E37"/>
    <w:rsid w:val="006C480F"/>
    <w:rsid w:val="006C5411"/>
    <w:rsid w:val="006C66ED"/>
    <w:rsid w:val="006D3A86"/>
    <w:rsid w:val="006D61E9"/>
    <w:rsid w:val="006D765D"/>
    <w:rsid w:val="006E0828"/>
    <w:rsid w:val="006E199A"/>
    <w:rsid w:val="006E4AB0"/>
    <w:rsid w:val="006E67CD"/>
    <w:rsid w:val="006E7374"/>
    <w:rsid w:val="006F4008"/>
    <w:rsid w:val="007040E5"/>
    <w:rsid w:val="00704785"/>
    <w:rsid w:val="007055E4"/>
    <w:rsid w:val="00705F94"/>
    <w:rsid w:val="00712E91"/>
    <w:rsid w:val="00715639"/>
    <w:rsid w:val="00715F4D"/>
    <w:rsid w:val="007176F5"/>
    <w:rsid w:val="007225C3"/>
    <w:rsid w:val="00733843"/>
    <w:rsid w:val="00747DE5"/>
    <w:rsid w:val="00755FCB"/>
    <w:rsid w:val="00763851"/>
    <w:rsid w:val="00774E53"/>
    <w:rsid w:val="00784E7A"/>
    <w:rsid w:val="00787E07"/>
    <w:rsid w:val="007A2935"/>
    <w:rsid w:val="007A2D37"/>
    <w:rsid w:val="007A35EE"/>
    <w:rsid w:val="007A5273"/>
    <w:rsid w:val="007B55C8"/>
    <w:rsid w:val="007D7DF1"/>
    <w:rsid w:val="007F0C3C"/>
    <w:rsid w:val="007F39A4"/>
    <w:rsid w:val="007F66A7"/>
    <w:rsid w:val="008006E1"/>
    <w:rsid w:val="0080243B"/>
    <w:rsid w:val="0081485D"/>
    <w:rsid w:val="00815727"/>
    <w:rsid w:val="008227EE"/>
    <w:rsid w:val="00831CAD"/>
    <w:rsid w:val="00834C3D"/>
    <w:rsid w:val="00853070"/>
    <w:rsid w:val="008603B9"/>
    <w:rsid w:val="00863246"/>
    <w:rsid w:val="008744F1"/>
    <w:rsid w:val="008751C8"/>
    <w:rsid w:val="0089757F"/>
    <w:rsid w:val="008C613D"/>
    <w:rsid w:val="008D09B8"/>
    <w:rsid w:val="008F22E5"/>
    <w:rsid w:val="008F243D"/>
    <w:rsid w:val="00903EA1"/>
    <w:rsid w:val="00907776"/>
    <w:rsid w:val="009100D1"/>
    <w:rsid w:val="009330B5"/>
    <w:rsid w:val="00933EE0"/>
    <w:rsid w:val="009427AC"/>
    <w:rsid w:val="009470CF"/>
    <w:rsid w:val="00947C49"/>
    <w:rsid w:val="009553F7"/>
    <w:rsid w:val="009601A8"/>
    <w:rsid w:val="00966EEB"/>
    <w:rsid w:val="00970637"/>
    <w:rsid w:val="00971CA5"/>
    <w:rsid w:val="009721D4"/>
    <w:rsid w:val="009916E3"/>
    <w:rsid w:val="009947A5"/>
    <w:rsid w:val="009950C3"/>
    <w:rsid w:val="009A4A53"/>
    <w:rsid w:val="009A7397"/>
    <w:rsid w:val="009A78B4"/>
    <w:rsid w:val="009B2C37"/>
    <w:rsid w:val="009C2E06"/>
    <w:rsid w:val="009C7E2B"/>
    <w:rsid w:val="009D2B3C"/>
    <w:rsid w:val="009E1169"/>
    <w:rsid w:val="009F3AE1"/>
    <w:rsid w:val="00A168C1"/>
    <w:rsid w:val="00A2064D"/>
    <w:rsid w:val="00A21E01"/>
    <w:rsid w:val="00A30B48"/>
    <w:rsid w:val="00A32A1A"/>
    <w:rsid w:val="00A4165F"/>
    <w:rsid w:val="00A53EDB"/>
    <w:rsid w:val="00A5610B"/>
    <w:rsid w:val="00A61753"/>
    <w:rsid w:val="00A66253"/>
    <w:rsid w:val="00A674B8"/>
    <w:rsid w:val="00A67D3F"/>
    <w:rsid w:val="00A70D27"/>
    <w:rsid w:val="00A80208"/>
    <w:rsid w:val="00A829C9"/>
    <w:rsid w:val="00A94DE1"/>
    <w:rsid w:val="00A961A9"/>
    <w:rsid w:val="00AA0C14"/>
    <w:rsid w:val="00AA339F"/>
    <w:rsid w:val="00AC1629"/>
    <w:rsid w:val="00AC68E3"/>
    <w:rsid w:val="00AC69FB"/>
    <w:rsid w:val="00AF5751"/>
    <w:rsid w:val="00AF750B"/>
    <w:rsid w:val="00B035F3"/>
    <w:rsid w:val="00B05ABC"/>
    <w:rsid w:val="00B221C6"/>
    <w:rsid w:val="00B27D02"/>
    <w:rsid w:val="00B27D65"/>
    <w:rsid w:val="00B320CA"/>
    <w:rsid w:val="00B366D5"/>
    <w:rsid w:val="00B3734B"/>
    <w:rsid w:val="00B43272"/>
    <w:rsid w:val="00B44CFE"/>
    <w:rsid w:val="00B63ECD"/>
    <w:rsid w:val="00B6510F"/>
    <w:rsid w:val="00B70561"/>
    <w:rsid w:val="00B7553A"/>
    <w:rsid w:val="00B764B2"/>
    <w:rsid w:val="00B875E9"/>
    <w:rsid w:val="00B95B60"/>
    <w:rsid w:val="00B97DB2"/>
    <w:rsid w:val="00BA0143"/>
    <w:rsid w:val="00BA0395"/>
    <w:rsid w:val="00BA1170"/>
    <w:rsid w:val="00BB1432"/>
    <w:rsid w:val="00BB7328"/>
    <w:rsid w:val="00BB757D"/>
    <w:rsid w:val="00BC4F70"/>
    <w:rsid w:val="00BD0A06"/>
    <w:rsid w:val="00BD2745"/>
    <w:rsid w:val="00BD7CD8"/>
    <w:rsid w:val="00BE24E8"/>
    <w:rsid w:val="00BF527F"/>
    <w:rsid w:val="00C11348"/>
    <w:rsid w:val="00C126FB"/>
    <w:rsid w:val="00C13B9B"/>
    <w:rsid w:val="00C4016E"/>
    <w:rsid w:val="00C4343C"/>
    <w:rsid w:val="00C43649"/>
    <w:rsid w:val="00C47BCC"/>
    <w:rsid w:val="00C86007"/>
    <w:rsid w:val="00C8628E"/>
    <w:rsid w:val="00C86299"/>
    <w:rsid w:val="00C92FAB"/>
    <w:rsid w:val="00C939B6"/>
    <w:rsid w:val="00C96AD4"/>
    <w:rsid w:val="00CA61CE"/>
    <w:rsid w:val="00CA7A95"/>
    <w:rsid w:val="00CB24FB"/>
    <w:rsid w:val="00CB4C6A"/>
    <w:rsid w:val="00CB553B"/>
    <w:rsid w:val="00CC1426"/>
    <w:rsid w:val="00CC411D"/>
    <w:rsid w:val="00CC65B8"/>
    <w:rsid w:val="00CC6721"/>
    <w:rsid w:val="00CD1320"/>
    <w:rsid w:val="00CD3624"/>
    <w:rsid w:val="00CE063A"/>
    <w:rsid w:val="00CE4D5F"/>
    <w:rsid w:val="00CE55A7"/>
    <w:rsid w:val="00CF75D5"/>
    <w:rsid w:val="00D072AF"/>
    <w:rsid w:val="00D1046D"/>
    <w:rsid w:val="00D163D9"/>
    <w:rsid w:val="00D21766"/>
    <w:rsid w:val="00D300D9"/>
    <w:rsid w:val="00D34D85"/>
    <w:rsid w:val="00D41534"/>
    <w:rsid w:val="00D41BAE"/>
    <w:rsid w:val="00D44748"/>
    <w:rsid w:val="00D70285"/>
    <w:rsid w:val="00D7475F"/>
    <w:rsid w:val="00D75251"/>
    <w:rsid w:val="00D76558"/>
    <w:rsid w:val="00D94B7C"/>
    <w:rsid w:val="00DA26D4"/>
    <w:rsid w:val="00DA6AD3"/>
    <w:rsid w:val="00DB01A2"/>
    <w:rsid w:val="00DB190A"/>
    <w:rsid w:val="00DB77A7"/>
    <w:rsid w:val="00DC1956"/>
    <w:rsid w:val="00DC4EA5"/>
    <w:rsid w:val="00DC5017"/>
    <w:rsid w:val="00DD1B8E"/>
    <w:rsid w:val="00DD342B"/>
    <w:rsid w:val="00DD44E5"/>
    <w:rsid w:val="00DE2AEB"/>
    <w:rsid w:val="00DE32EB"/>
    <w:rsid w:val="00DE65D1"/>
    <w:rsid w:val="00E134ED"/>
    <w:rsid w:val="00E14A14"/>
    <w:rsid w:val="00E15D82"/>
    <w:rsid w:val="00E24E42"/>
    <w:rsid w:val="00E3141D"/>
    <w:rsid w:val="00E325DF"/>
    <w:rsid w:val="00E372C3"/>
    <w:rsid w:val="00E3739C"/>
    <w:rsid w:val="00E422BD"/>
    <w:rsid w:val="00E44455"/>
    <w:rsid w:val="00E46EB6"/>
    <w:rsid w:val="00E579DB"/>
    <w:rsid w:val="00E60D54"/>
    <w:rsid w:val="00E73577"/>
    <w:rsid w:val="00E75700"/>
    <w:rsid w:val="00E822BE"/>
    <w:rsid w:val="00E9433E"/>
    <w:rsid w:val="00EA3355"/>
    <w:rsid w:val="00EA4241"/>
    <w:rsid w:val="00EA4E57"/>
    <w:rsid w:val="00EA7DE0"/>
    <w:rsid w:val="00EB310F"/>
    <w:rsid w:val="00EB76C8"/>
    <w:rsid w:val="00EC16FD"/>
    <w:rsid w:val="00EC36D8"/>
    <w:rsid w:val="00ED1770"/>
    <w:rsid w:val="00ED26CA"/>
    <w:rsid w:val="00ED3BB0"/>
    <w:rsid w:val="00ED7353"/>
    <w:rsid w:val="00EE0470"/>
    <w:rsid w:val="00EF39F0"/>
    <w:rsid w:val="00F00E7F"/>
    <w:rsid w:val="00F04EA7"/>
    <w:rsid w:val="00F057EB"/>
    <w:rsid w:val="00F074B2"/>
    <w:rsid w:val="00F14C6F"/>
    <w:rsid w:val="00F22B5A"/>
    <w:rsid w:val="00F22DD6"/>
    <w:rsid w:val="00F24BEB"/>
    <w:rsid w:val="00F31B61"/>
    <w:rsid w:val="00F37F6C"/>
    <w:rsid w:val="00F4038B"/>
    <w:rsid w:val="00F527D6"/>
    <w:rsid w:val="00F61BED"/>
    <w:rsid w:val="00F63D2C"/>
    <w:rsid w:val="00F70E98"/>
    <w:rsid w:val="00F72D3B"/>
    <w:rsid w:val="00F87199"/>
    <w:rsid w:val="00F92F90"/>
    <w:rsid w:val="00F93625"/>
    <w:rsid w:val="00FA102E"/>
    <w:rsid w:val="00FA72CC"/>
    <w:rsid w:val="00FB20AB"/>
    <w:rsid w:val="00FB3664"/>
    <w:rsid w:val="00FB68BE"/>
    <w:rsid w:val="00FC0F7E"/>
    <w:rsid w:val="00FC324E"/>
    <w:rsid w:val="00FD2ADD"/>
    <w:rsid w:val="00FF1B16"/>
    <w:rsid w:val="00FF1D8A"/>
    <w:rsid w:val="00FF5F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BBD8FFF"/>
  <w15:docId w15:val="{C38A6AA0-7CC6-4A68-B62D-A3D027255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68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68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7A32"/>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A7529"/>
    <w:pPr>
      <w:ind w:left="720"/>
      <w:contextualSpacing/>
    </w:pPr>
  </w:style>
  <w:style w:type="table" w:styleId="TableGrid">
    <w:name w:val="Table Grid"/>
    <w:basedOn w:val="TableNormal"/>
    <w:uiPriority w:val="39"/>
    <w:rsid w:val="001A7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87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5E9"/>
    <w:rPr>
      <w:rFonts w:ascii="Segoe UI" w:hAnsi="Segoe UI" w:cs="Segoe UI"/>
      <w:sz w:val="18"/>
      <w:szCs w:val="18"/>
    </w:rPr>
  </w:style>
  <w:style w:type="character" w:styleId="Hyperlink">
    <w:name w:val="Hyperlink"/>
    <w:basedOn w:val="DefaultParagraphFont"/>
    <w:uiPriority w:val="99"/>
    <w:unhideWhenUsed/>
    <w:rsid w:val="004C53A8"/>
    <w:rPr>
      <w:color w:val="0000FF"/>
      <w:u w:val="single"/>
    </w:rPr>
  </w:style>
  <w:style w:type="paragraph" w:styleId="Header">
    <w:name w:val="header"/>
    <w:basedOn w:val="Normal"/>
    <w:link w:val="HeaderChar"/>
    <w:uiPriority w:val="99"/>
    <w:unhideWhenUsed/>
    <w:rsid w:val="00FB68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BE"/>
  </w:style>
  <w:style w:type="paragraph" w:styleId="Footer">
    <w:name w:val="footer"/>
    <w:basedOn w:val="Normal"/>
    <w:link w:val="FooterChar"/>
    <w:uiPriority w:val="99"/>
    <w:unhideWhenUsed/>
    <w:rsid w:val="00FB68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BE"/>
  </w:style>
  <w:style w:type="character" w:customStyle="1" w:styleId="Heading1Char">
    <w:name w:val="Heading 1 Char"/>
    <w:basedOn w:val="DefaultParagraphFont"/>
    <w:link w:val="Heading1"/>
    <w:uiPriority w:val="9"/>
    <w:rsid w:val="00FB68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B68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B7A32"/>
    <w:rPr>
      <w:rFonts w:asciiTheme="majorHAnsi" w:eastAsiaTheme="majorEastAsia" w:hAnsiTheme="majorHAnsi" w:cstheme="majorBidi"/>
      <w:b/>
      <w:color w:val="000000" w:themeColor="text1"/>
      <w:sz w:val="32"/>
      <w:szCs w:val="24"/>
    </w:rPr>
  </w:style>
  <w:style w:type="paragraph" w:styleId="TOCHeading">
    <w:name w:val="TOC Heading"/>
    <w:basedOn w:val="Heading1"/>
    <w:next w:val="Normal"/>
    <w:uiPriority w:val="39"/>
    <w:unhideWhenUsed/>
    <w:qFormat/>
    <w:rsid w:val="00FB68BE"/>
    <w:pPr>
      <w:outlineLvl w:val="9"/>
    </w:pPr>
  </w:style>
  <w:style w:type="paragraph" w:styleId="TOC1">
    <w:name w:val="toc 1"/>
    <w:basedOn w:val="Normal"/>
    <w:next w:val="Normal"/>
    <w:autoRedefine/>
    <w:uiPriority w:val="39"/>
    <w:unhideWhenUsed/>
    <w:rsid w:val="00366702"/>
    <w:pPr>
      <w:tabs>
        <w:tab w:val="right" w:leader="dot" w:pos="8828"/>
      </w:tabs>
      <w:spacing w:after="120"/>
    </w:pPr>
  </w:style>
  <w:style w:type="paragraph" w:styleId="TOC2">
    <w:name w:val="toc 2"/>
    <w:basedOn w:val="Normal"/>
    <w:next w:val="Normal"/>
    <w:autoRedefine/>
    <w:uiPriority w:val="39"/>
    <w:unhideWhenUsed/>
    <w:rsid w:val="00366702"/>
    <w:pPr>
      <w:tabs>
        <w:tab w:val="right" w:leader="dot" w:pos="8828"/>
      </w:tabs>
      <w:spacing w:after="100"/>
      <w:ind w:left="220"/>
    </w:pPr>
  </w:style>
  <w:style w:type="paragraph" w:styleId="TOC3">
    <w:name w:val="toc 3"/>
    <w:basedOn w:val="Normal"/>
    <w:next w:val="Normal"/>
    <w:autoRedefine/>
    <w:uiPriority w:val="39"/>
    <w:unhideWhenUsed/>
    <w:rsid w:val="00200257"/>
    <w:pPr>
      <w:tabs>
        <w:tab w:val="right" w:leader="dot" w:pos="8828"/>
      </w:tabs>
      <w:spacing w:after="100"/>
      <w:ind w:left="440"/>
    </w:pPr>
    <w:rPr>
      <w:rFonts w:asciiTheme="majorHAnsi" w:hAnsiTheme="majorHAnsi" w:cstheme="majorHAnsi"/>
      <w:b/>
      <w:noProof/>
    </w:rPr>
  </w:style>
  <w:style w:type="character" w:styleId="CommentReference">
    <w:name w:val="annotation reference"/>
    <w:basedOn w:val="DefaultParagraphFont"/>
    <w:uiPriority w:val="99"/>
    <w:semiHidden/>
    <w:unhideWhenUsed/>
    <w:rsid w:val="00853070"/>
    <w:rPr>
      <w:sz w:val="18"/>
      <w:szCs w:val="18"/>
    </w:rPr>
  </w:style>
  <w:style w:type="paragraph" w:styleId="CommentText">
    <w:name w:val="annotation text"/>
    <w:basedOn w:val="Normal"/>
    <w:link w:val="CommentTextChar"/>
    <w:uiPriority w:val="99"/>
    <w:unhideWhenUsed/>
    <w:rsid w:val="00853070"/>
  </w:style>
  <w:style w:type="character" w:customStyle="1" w:styleId="CommentTextChar">
    <w:name w:val="Comment Text Char"/>
    <w:basedOn w:val="DefaultParagraphFont"/>
    <w:link w:val="CommentText"/>
    <w:uiPriority w:val="99"/>
    <w:rsid w:val="00853070"/>
  </w:style>
  <w:style w:type="paragraph" w:styleId="CommentSubject">
    <w:name w:val="annotation subject"/>
    <w:basedOn w:val="CommentText"/>
    <w:next w:val="CommentText"/>
    <w:link w:val="CommentSubjectChar"/>
    <w:uiPriority w:val="99"/>
    <w:semiHidden/>
    <w:unhideWhenUsed/>
    <w:rsid w:val="00853070"/>
    <w:rPr>
      <w:b/>
      <w:bCs/>
    </w:rPr>
  </w:style>
  <w:style w:type="character" w:customStyle="1" w:styleId="CommentSubjectChar">
    <w:name w:val="Comment Subject Char"/>
    <w:basedOn w:val="CommentTextChar"/>
    <w:link w:val="CommentSubject"/>
    <w:uiPriority w:val="99"/>
    <w:semiHidden/>
    <w:rsid w:val="00853070"/>
    <w:rPr>
      <w:b/>
      <w:bCs/>
    </w:rPr>
  </w:style>
  <w:style w:type="paragraph" w:styleId="HTMLPreformatted">
    <w:name w:val="HTML Preformatted"/>
    <w:basedOn w:val="Normal"/>
    <w:link w:val="HTMLPreformattedChar"/>
    <w:uiPriority w:val="99"/>
    <w:unhideWhenUsed/>
    <w:rsid w:val="00853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lang w:eastAsia="ja-JP"/>
    </w:rPr>
  </w:style>
  <w:style w:type="character" w:customStyle="1" w:styleId="HTMLPreformattedChar">
    <w:name w:val="HTML Preformatted Char"/>
    <w:basedOn w:val="DefaultParagraphFont"/>
    <w:link w:val="HTMLPreformatted"/>
    <w:uiPriority w:val="99"/>
    <w:rsid w:val="00853070"/>
    <w:rPr>
      <w:rFonts w:ascii="MS Gothic" w:eastAsia="MS Gothic" w:hAnsi="MS Gothic" w:cs="MS Gothic"/>
      <w:sz w:val="24"/>
      <w:szCs w:val="24"/>
      <w:lang w:eastAsia="ja-JP"/>
    </w:rPr>
  </w:style>
  <w:style w:type="character" w:customStyle="1" w:styleId="pre">
    <w:name w:val="pre"/>
    <w:basedOn w:val="DefaultParagraphFont"/>
    <w:rsid w:val="00704785"/>
  </w:style>
  <w:style w:type="character" w:customStyle="1" w:styleId="ListParagraphChar">
    <w:name w:val="List Paragraph Char"/>
    <w:basedOn w:val="DefaultParagraphFont"/>
    <w:link w:val="ListParagraph"/>
    <w:uiPriority w:val="34"/>
    <w:rsid w:val="00FF1D8A"/>
  </w:style>
  <w:style w:type="character" w:styleId="FollowedHyperlink">
    <w:name w:val="FollowedHyperlink"/>
    <w:basedOn w:val="DefaultParagraphFont"/>
    <w:uiPriority w:val="99"/>
    <w:semiHidden/>
    <w:unhideWhenUsed/>
    <w:rsid w:val="00AA0C14"/>
    <w:rPr>
      <w:color w:val="954F72" w:themeColor="followedHyperlink"/>
      <w:u w:val="single"/>
    </w:rPr>
  </w:style>
  <w:style w:type="paragraph" w:styleId="Revision">
    <w:name w:val="Revision"/>
    <w:hidden/>
    <w:uiPriority w:val="99"/>
    <w:semiHidden/>
    <w:rsid w:val="00747DE5"/>
    <w:pPr>
      <w:spacing w:after="0" w:line="240" w:lineRule="auto"/>
    </w:pPr>
  </w:style>
  <w:style w:type="paragraph" w:styleId="TableofFigures">
    <w:name w:val="table of figures"/>
    <w:basedOn w:val="Normal"/>
    <w:next w:val="Normal"/>
    <w:uiPriority w:val="99"/>
    <w:unhideWhenUsed/>
    <w:rsid w:val="00933EE0"/>
    <w:pPr>
      <w:spacing w:after="0"/>
      <w:ind w:left="440" w:hanging="440"/>
      <w:jc w:val="center"/>
    </w:pPr>
    <w:rPr>
      <w:rFonts w:cstheme="minorHAnsi"/>
      <w:b/>
      <w:bCs/>
      <w:i/>
      <w:iCs/>
      <w:sz w:val="20"/>
      <w:szCs w:val="20"/>
    </w:rPr>
  </w:style>
  <w:style w:type="paragraph" w:styleId="Caption">
    <w:name w:val="caption"/>
    <w:basedOn w:val="Normal"/>
    <w:next w:val="Normal"/>
    <w:uiPriority w:val="35"/>
    <w:unhideWhenUsed/>
    <w:qFormat/>
    <w:rsid w:val="0013643E"/>
    <w:rPr>
      <w:b/>
      <w:bCs/>
      <w:sz w:val="21"/>
      <w:szCs w:val="21"/>
    </w:rPr>
  </w:style>
  <w:style w:type="paragraph" w:customStyle="1" w:styleId="1">
    <w:name w:val="スタイル1"/>
    <w:basedOn w:val="ListParagraph"/>
    <w:qFormat/>
    <w:rsid w:val="00971CA5"/>
    <w:pPr>
      <w:numPr>
        <w:numId w:val="14"/>
      </w:numPr>
      <w:spacing w:after="0" w:line="240" w:lineRule="auto"/>
      <w:ind w:left="0"/>
      <w:contextualSpacing w:val="0"/>
      <w:outlineLvl w:val="0"/>
    </w:pPr>
    <w:rPr>
      <w:rFonts w:ascii="MS PGothic" w:eastAsia="MS PGothic" w:hAnsi="MS PGothic"/>
      <w:b/>
      <w:kern w:val="2"/>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04087">
      <w:bodyDiv w:val="1"/>
      <w:marLeft w:val="0"/>
      <w:marRight w:val="0"/>
      <w:marTop w:val="0"/>
      <w:marBottom w:val="0"/>
      <w:divBdr>
        <w:top w:val="none" w:sz="0" w:space="0" w:color="auto"/>
        <w:left w:val="none" w:sz="0" w:space="0" w:color="auto"/>
        <w:bottom w:val="none" w:sz="0" w:space="0" w:color="auto"/>
        <w:right w:val="none" w:sz="0" w:space="0" w:color="auto"/>
      </w:divBdr>
      <w:divsChild>
        <w:div w:id="599798064">
          <w:marLeft w:val="0"/>
          <w:marRight w:val="0"/>
          <w:marTop w:val="0"/>
          <w:marBottom w:val="0"/>
          <w:divBdr>
            <w:top w:val="none" w:sz="0" w:space="0" w:color="auto"/>
            <w:left w:val="none" w:sz="0" w:space="0" w:color="auto"/>
            <w:bottom w:val="none" w:sz="0" w:space="0" w:color="auto"/>
            <w:right w:val="none" w:sz="0" w:space="0" w:color="auto"/>
          </w:divBdr>
          <w:divsChild>
            <w:div w:id="894774299">
              <w:marLeft w:val="0"/>
              <w:marRight w:val="0"/>
              <w:marTop w:val="100"/>
              <w:marBottom w:val="100"/>
              <w:divBdr>
                <w:top w:val="none" w:sz="0" w:space="0" w:color="auto"/>
                <w:left w:val="none" w:sz="0" w:space="0" w:color="auto"/>
                <w:bottom w:val="none" w:sz="0" w:space="0" w:color="auto"/>
                <w:right w:val="none" w:sz="0" w:space="0" w:color="auto"/>
              </w:divBdr>
              <w:divsChild>
                <w:div w:id="491027086">
                  <w:marLeft w:val="0"/>
                  <w:marRight w:val="0"/>
                  <w:marTop w:val="0"/>
                  <w:marBottom w:val="0"/>
                  <w:divBdr>
                    <w:top w:val="none" w:sz="0" w:space="0" w:color="auto"/>
                    <w:left w:val="none" w:sz="0" w:space="0" w:color="auto"/>
                    <w:bottom w:val="none" w:sz="0" w:space="0" w:color="auto"/>
                    <w:right w:val="none" w:sz="0" w:space="0" w:color="auto"/>
                  </w:divBdr>
                  <w:divsChild>
                    <w:div w:id="10421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51383">
      <w:bodyDiv w:val="1"/>
      <w:marLeft w:val="0"/>
      <w:marRight w:val="0"/>
      <w:marTop w:val="0"/>
      <w:marBottom w:val="0"/>
      <w:divBdr>
        <w:top w:val="none" w:sz="0" w:space="0" w:color="auto"/>
        <w:left w:val="none" w:sz="0" w:space="0" w:color="auto"/>
        <w:bottom w:val="none" w:sz="0" w:space="0" w:color="auto"/>
        <w:right w:val="none" w:sz="0" w:space="0" w:color="auto"/>
      </w:divBdr>
    </w:div>
    <w:div w:id="1116561986">
      <w:bodyDiv w:val="1"/>
      <w:marLeft w:val="0"/>
      <w:marRight w:val="0"/>
      <w:marTop w:val="0"/>
      <w:marBottom w:val="0"/>
      <w:divBdr>
        <w:top w:val="none" w:sz="0" w:space="0" w:color="auto"/>
        <w:left w:val="none" w:sz="0" w:space="0" w:color="auto"/>
        <w:bottom w:val="none" w:sz="0" w:space="0" w:color="auto"/>
        <w:right w:val="none" w:sz="0" w:space="0" w:color="auto"/>
      </w:divBdr>
      <w:divsChild>
        <w:div w:id="1586693245">
          <w:marLeft w:val="0"/>
          <w:marRight w:val="0"/>
          <w:marTop w:val="0"/>
          <w:marBottom w:val="0"/>
          <w:divBdr>
            <w:top w:val="none" w:sz="0" w:space="0" w:color="auto"/>
            <w:left w:val="none" w:sz="0" w:space="0" w:color="auto"/>
            <w:bottom w:val="none" w:sz="0" w:space="0" w:color="auto"/>
            <w:right w:val="none" w:sz="0" w:space="0" w:color="auto"/>
          </w:divBdr>
          <w:divsChild>
            <w:div w:id="1066299959">
              <w:marLeft w:val="0"/>
              <w:marRight w:val="0"/>
              <w:marTop w:val="0"/>
              <w:marBottom w:val="0"/>
              <w:divBdr>
                <w:top w:val="none" w:sz="0" w:space="0" w:color="auto"/>
                <w:left w:val="none" w:sz="0" w:space="0" w:color="auto"/>
                <w:bottom w:val="none" w:sz="0" w:space="0" w:color="auto"/>
                <w:right w:val="none" w:sz="0" w:space="0" w:color="auto"/>
              </w:divBdr>
              <w:divsChild>
                <w:div w:id="141894630">
                  <w:marLeft w:val="-240"/>
                  <w:marRight w:val="-240"/>
                  <w:marTop w:val="0"/>
                  <w:marBottom w:val="0"/>
                  <w:divBdr>
                    <w:top w:val="none" w:sz="0" w:space="0" w:color="auto"/>
                    <w:left w:val="none" w:sz="0" w:space="0" w:color="auto"/>
                    <w:bottom w:val="none" w:sz="0" w:space="0" w:color="auto"/>
                    <w:right w:val="none" w:sz="0" w:space="0" w:color="auto"/>
                  </w:divBdr>
                  <w:divsChild>
                    <w:div w:id="1096363438">
                      <w:marLeft w:val="0"/>
                      <w:marRight w:val="0"/>
                      <w:marTop w:val="0"/>
                      <w:marBottom w:val="0"/>
                      <w:divBdr>
                        <w:top w:val="none" w:sz="0" w:space="0" w:color="auto"/>
                        <w:left w:val="none" w:sz="0" w:space="0" w:color="auto"/>
                        <w:bottom w:val="none" w:sz="0" w:space="0" w:color="auto"/>
                        <w:right w:val="none" w:sz="0" w:space="0" w:color="auto"/>
                      </w:divBdr>
                      <w:divsChild>
                        <w:div w:id="447167971">
                          <w:marLeft w:val="0"/>
                          <w:marRight w:val="0"/>
                          <w:marTop w:val="0"/>
                          <w:marBottom w:val="0"/>
                          <w:divBdr>
                            <w:top w:val="none" w:sz="0" w:space="0" w:color="auto"/>
                            <w:left w:val="none" w:sz="0" w:space="0" w:color="auto"/>
                            <w:bottom w:val="none" w:sz="0" w:space="0" w:color="auto"/>
                            <w:right w:val="none" w:sz="0" w:space="0" w:color="auto"/>
                          </w:divBdr>
                          <w:divsChild>
                            <w:div w:id="1731607870">
                              <w:marLeft w:val="165"/>
                              <w:marRight w:val="165"/>
                              <w:marTop w:val="0"/>
                              <w:marBottom w:val="0"/>
                              <w:divBdr>
                                <w:top w:val="none" w:sz="0" w:space="0" w:color="auto"/>
                                <w:left w:val="none" w:sz="0" w:space="0" w:color="auto"/>
                                <w:bottom w:val="none" w:sz="0" w:space="0" w:color="auto"/>
                                <w:right w:val="none" w:sz="0" w:space="0" w:color="auto"/>
                              </w:divBdr>
                              <w:divsChild>
                                <w:div w:id="1382364286">
                                  <w:marLeft w:val="0"/>
                                  <w:marRight w:val="0"/>
                                  <w:marTop w:val="0"/>
                                  <w:marBottom w:val="0"/>
                                  <w:divBdr>
                                    <w:top w:val="none" w:sz="0" w:space="0" w:color="auto"/>
                                    <w:left w:val="none" w:sz="0" w:space="0" w:color="auto"/>
                                    <w:bottom w:val="none" w:sz="0" w:space="0" w:color="auto"/>
                                    <w:right w:val="none" w:sz="0" w:space="0" w:color="auto"/>
                                  </w:divBdr>
                                  <w:divsChild>
                                    <w:div w:id="15261690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8671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391302">
      <w:bodyDiv w:val="1"/>
      <w:marLeft w:val="0"/>
      <w:marRight w:val="0"/>
      <w:marTop w:val="0"/>
      <w:marBottom w:val="0"/>
      <w:divBdr>
        <w:top w:val="none" w:sz="0" w:space="0" w:color="auto"/>
        <w:left w:val="none" w:sz="0" w:space="0" w:color="auto"/>
        <w:bottom w:val="none" w:sz="0" w:space="0" w:color="auto"/>
        <w:right w:val="none" w:sz="0" w:space="0" w:color="auto"/>
      </w:divBdr>
      <w:divsChild>
        <w:div w:id="2002584175">
          <w:marLeft w:val="0"/>
          <w:marRight w:val="0"/>
          <w:marTop w:val="0"/>
          <w:marBottom w:val="0"/>
          <w:divBdr>
            <w:top w:val="none" w:sz="0" w:space="0" w:color="auto"/>
            <w:left w:val="none" w:sz="0" w:space="0" w:color="auto"/>
            <w:bottom w:val="none" w:sz="0" w:space="0" w:color="auto"/>
            <w:right w:val="none" w:sz="0" w:space="0" w:color="auto"/>
          </w:divBdr>
          <w:divsChild>
            <w:div w:id="1895578551">
              <w:marLeft w:val="0"/>
              <w:marRight w:val="0"/>
              <w:marTop w:val="100"/>
              <w:marBottom w:val="100"/>
              <w:divBdr>
                <w:top w:val="none" w:sz="0" w:space="0" w:color="auto"/>
                <w:left w:val="none" w:sz="0" w:space="0" w:color="auto"/>
                <w:bottom w:val="none" w:sz="0" w:space="0" w:color="auto"/>
                <w:right w:val="none" w:sz="0" w:space="0" w:color="auto"/>
              </w:divBdr>
              <w:divsChild>
                <w:div w:id="678627331">
                  <w:marLeft w:val="0"/>
                  <w:marRight w:val="0"/>
                  <w:marTop w:val="0"/>
                  <w:marBottom w:val="0"/>
                  <w:divBdr>
                    <w:top w:val="none" w:sz="0" w:space="0" w:color="auto"/>
                    <w:left w:val="none" w:sz="0" w:space="0" w:color="auto"/>
                    <w:bottom w:val="none" w:sz="0" w:space="0" w:color="auto"/>
                    <w:right w:val="none" w:sz="0" w:space="0" w:color="auto"/>
                  </w:divBdr>
                  <w:divsChild>
                    <w:div w:id="17636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6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dioshun.gitbooks.io/pcl/content/Tutorial/Filtering/pcl-cpp-downsampling-a-pointcloud-using-a-voxelgrid-filter.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A500-310F-44E7-9A10-B4809A86C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Pages>
  <Words>4141</Words>
  <Characters>23604</Characters>
  <Application>Microsoft Office Word</Application>
  <DocSecurity>0</DocSecurity>
  <Lines>196</Lines>
  <Paragraphs>55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STB</dc:creator>
  <cp:keywords/>
  <dc:description/>
  <cp:lastModifiedBy>Trần Văn Quang Huy</cp:lastModifiedBy>
  <cp:revision>52</cp:revision>
  <dcterms:created xsi:type="dcterms:W3CDTF">2020-09-08T00:14:00Z</dcterms:created>
  <dcterms:modified xsi:type="dcterms:W3CDTF">2020-10-09T07:57:00Z</dcterms:modified>
</cp:coreProperties>
</file>